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3A1BF1" w14:textId="77777777" w:rsidR="00704A6D" w:rsidRPr="00330594" w:rsidRDefault="00A63FD1">
      <w:pPr>
        <w:pStyle w:val="Title"/>
        <w:spacing w:before="65"/>
        <w:rPr>
          <w:rFonts w:ascii="Alegreya" w:hAnsi="Alegreya"/>
          <w:sz w:val="24"/>
          <w:szCs w:val="24"/>
          <w:rPrChange w:id="0" w:author="ABD" w:date="2024-04-30T20:01:00Z">
            <w:rPr>
              <w:rFonts w:ascii="Alegreya" w:hAnsi="Alegreya"/>
            </w:rPr>
          </w:rPrChange>
        </w:rPr>
      </w:pPr>
      <w:r w:rsidRPr="00330594">
        <w:rPr>
          <w:rFonts w:ascii="Alegreya" w:hAnsi="Alegreya"/>
          <w:w w:val="90"/>
          <w:sz w:val="24"/>
          <w:szCs w:val="24"/>
          <w:rPrChange w:id="1" w:author="ABD" w:date="2024-04-30T20:01:00Z">
            <w:rPr>
              <w:rFonts w:ascii="Alegreya" w:hAnsi="Alegreya"/>
              <w:w w:val="90"/>
            </w:rPr>
          </w:rPrChange>
        </w:rPr>
        <w:t>Charter School Law, Unintended Consequences, and Rocketship</w:t>
      </w:r>
      <w:r w:rsidRPr="00330594">
        <w:rPr>
          <w:rFonts w:ascii="Alegreya" w:hAnsi="Alegreya"/>
          <w:spacing w:val="19"/>
          <w:sz w:val="24"/>
          <w:szCs w:val="24"/>
          <w:rPrChange w:id="2" w:author="ABD" w:date="2024-04-30T20:01:00Z">
            <w:rPr>
              <w:rFonts w:ascii="Alegreya" w:hAnsi="Alegreya"/>
              <w:spacing w:val="19"/>
            </w:rPr>
          </w:rPrChange>
        </w:rPr>
        <w:t xml:space="preserve"> </w:t>
      </w:r>
      <w:r w:rsidRPr="00330594">
        <w:rPr>
          <w:rFonts w:ascii="Alegreya" w:hAnsi="Alegreya"/>
          <w:spacing w:val="-2"/>
          <w:sz w:val="24"/>
          <w:szCs w:val="24"/>
          <w:rPrChange w:id="3" w:author="ABD" w:date="2024-04-30T20:01:00Z">
            <w:rPr>
              <w:rFonts w:ascii="Alegreya" w:hAnsi="Alegreya"/>
              <w:spacing w:val="-2"/>
            </w:rPr>
          </w:rPrChange>
        </w:rPr>
        <w:t>Education</w:t>
      </w:r>
    </w:p>
    <w:p w14:paraId="3D4EC677" w14:textId="77777777" w:rsidR="00704A6D" w:rsidRPr="00330594" w:rsidRDefault="00A63FD1">
      <w:pPr>
        <w:spacing w:before="231" w:line="336" w:lineRule="auto"/>
        <w:ind w:left="3296" w:right="3314"/>
        <w:jc w:val="center"/>
        <w:rPr>
          <w:rFonts w:ascii="Alegreya" w:hAnsi="Alegreya"/>
          <w:sz w:val="24"/>
          <w:szCs w:val="24"/>
          <w:rPrChange w:id="4" w:author="ABD" w:date="2024-04-30T20:01:00Z">
            <w:rPr>
              <w:rFonts w:ascii="Alegreya" w:hAnsi="Alegreya"/>
            </w:rPr>
          </w:rPrChange>
        </w:rPr>
      </w:pPr>
      <w:r w:rsidRPr="00330594">
        <w:rPr>
          <w:rFonts w:ascii="Alegreya" w:hAnsi="Alegreya"/>
          <w:w w:val="90"/>
          <w:sz w:val="24"/>
          <w:szCs w:val="24"/>
          <w:rPrChange w:id="5" w:author="ABD" w:date="2024-04-30T20:01:00Z">
            <w:rPr>
              <w:rFonts w:ascii="Alegreya" w:hAnsi="Alegreya"/>
              <w:w w:val="90"/>
              <w:sz w:val="28"/>
            </w:rPr>
          </w:rPrChange>
        </w:rPr>
        <w:t xml:space="preserve">Vladimir G. </w:t>
      </w:r>
      <w:proofErr w:type="spellStart"/>
      <w:r w:rsidRPr="00330594">
        <w:rPr>
          <w:rFonts w:ascii="Alegreya" w:hAnsi="Alegreya"/>
          <w:w w:val="90"/>
          <w:sz w:val="24"/>
          <w:szCs w:val="24"/>
          <w:rPrChange w:id="6" w:author="ABD" w:date="2024-04-30T20:01:00Z">
            <w:rPr>
              <w:rFonts w:ascii="Alegreya" w:hAnsi="Alegreya"/>
              <w:w w:val="90"/>
              <w:sz w:val="28"/>
            </w:rPr>
          </w:rPrChange>
        </w:rPr>
        <w:t>Ivanović</w:t>
      </w:r>
      <w:proofErr w:type="spellEnd"/>
      <w:r w:rsidRPr="00330594">
        <w:rPr>
          <w:rFonts w:ascii="Alegreya" w:hAnsi="Alegreya"/>
          <w:w w:val="90"/>
          <w:sz w:val="24"/>
          <w:szCs w:val="24"/>
          <w:rPrChange w:id="7" w:author="ABD" w:date="2024-04-30T20:01:00Z">
            <w:rPr>
              <w:rFonts w:ascii="Alegreya" w:hAnsi="Alegreya"/>
              <w:w w:val="90"/>
              <w:sz w:val="28"/>
            </w:rPr>
          </w:rPrChange>
        </w:rPr>
        <w:t xml:space="preserve"> </w:t>
      </w:r>
      <w:r w:rsidRPr="00330594">
        <w:rPr>
          <w:rFonts w:ascii="Alegreya" w:hAnsi="Alegreya"/>
          <w:sz w:val="24"/>
          <w:szCs w:val="24"/>
          <w:rPrChange w:id="8" w:author="ABD" w:date="2024-04-30T20:01:00Z">
            <w:rPr>
              <w:rFonts w:ascii="Alegreya" w:hAnsi="Alegreya"/>
              <w:sz w:val="28"/>
            </w:rPr>
          </w:rPrChange>
        </w:rPr>
        <w:t>April</w:t>
      </w:r>
      <w:r w:rsidRPr="00330594">
        <w:rPr>
          <w:rFonts w:ascii="Alegreya" w:hAnsi="Alegreya"/>
          <w:spacing w:val="-3"/>
          <w:sz w:val="24"/>
          <w:szCs w:val="24"/>
          <w:rPrChange w:id="9" w:author="ABD" w:date="2024-04-30T20:01:00Z">
            <w:rPr>
              <w:rFonts w:ascii="Alegreya" w:hAnsi="Alegreya"/>
              <w:spacing w:val="-3"/>
              <w:sz w:val="28"/>
            </w:rPr>
          </w:rPrChange>
        </w:rPr>
        <w:t xml:space="preserve"> </w:t>
      </w:r>
      <w:r w:rsidRPr="00330594">
        <w:rPr>
          <w:rFonts w:ascii="Alegreya" w:hAnsi="Alegreya"/>
          <w:sz w:val="24"/>
          <w:szCs w:val="24"/>
          <w:rPrChange w:id="10" w:author="ABD" w:date="2024-04-30T20:01:00Z">
            <w:rPr>
              <w:rFonts w:ascii="Alegreya" w:hAnsi="Alegreya"/>
              <w:sz w:val="28"/>
            </w:rPr>
          </w:rPrChange>
        </w:rPr>
        <w:t>25,</w:t>
      </w:r>
      <w:r w:rsidRPr="00330594">
        <w:rPr>
          <w:rFonts w:ascii="Alegreya" w:hAnsi="Alegreya"/>
          <w:spacing w:val="-3"/>
          <w:sz w:val="24"/>
          <w:szCs w:val="24"/>
          <w:rPrChange w:id="11" w:author="ABD" w:date="2024-04-30T20:01:00Z">
            <w:rPr>
              <w:rFonts w:ascii="Alegreya" w:hAnsi="Alegreya"/>
              <w:spacing w:val="-3"/>
              <w:sz w:val="28"/>
            </w:rPr>
          </w:rPrChange>
        </w:rPr>
        <w:t xml:space="preserve"> </w:t>
      </w:r>
      <w:r w:rsidRPr="00330594">
        <w:rPr>
          <w:rFonts w:ascii="Alegreya" w:hAnsi="Alegreya"/>
          <w:sz w:val="24"/>
          <w:szCs w:val="24"/>
          <w:rPrChange w:id="12" w:author="ABD" w:date="2024-04-30T20:01:00Z">
            <w:rPr>
              <w:rFonts w:ascii="Alegreya" w:hAnsi="Alegreya"/>
              <w:sz w:val="28"/>
            </w:rPr>
          </w:rPrChange>
        </w:rPr>
        <w:t>2024</w:t>
      </w:r>
    </w:p>
    <w:p w14:paraId="12209BE0" w14:textId="77777777" w:rsidR="00704A6D" w:rsidRPr="00330594" w:rsidRDefault="00A63FD1" w:rsidP="00E567D0">
      <w:pPr>
        <w:pStyle w:val="Heading1"/>
        <w:suppressAutoHyphens w:val="0"/>
        <w:ind w:right="0"/>
        <w:jc w:val="center"/>
        <w:rPr>
          <w:rFonts w:ascii="Times New Roman" w:hAnsi="Times New Roman" w:cs="Times New Roman"/>
          <w:sz w:val="24"/>
          <w:szCs w:val="24"/>
          <w:rPrChange w:id="13" w:author="ABD" w:date="2024-04-30T20:01:00Z">
            <w:rPr>
              <w:szCs w:val="36"/>
            </w:rPr>
          </w:rPrChange>
        </w:rPr>
        <w:pPrChange w:id="14" w:author="ABD" w:date="2024-04-30T19:41:00Z">
          <w:pPr>
            <w:pStyle w:val="Heading1"/>
            <w:suppressAutoHyphens w:val="0"/>
            <w:ind w:right="0"/>
          </w:pPr>
        </w:pPrChange>
      </w:pPr>
      <w:r w:rsidRPr="00330594">
        <w:rPr>
          <w:rFonts w:ascii="Times New Roman" w:hAnsi="Times New Roman" w:cs="Times New Roman"/>
          <w:spacing w:val="-6"/>
          <w:sz w:val="24"/>
          <w:szCs w:val="24"/>
          <w:rPrChange w:id="15" w:author="ABD" w:date="2024-04-30T20:01:00Z">
            <w:rPr>
              <w:spacing w:val="-6"/>
              <w:szCs w:val="36"/>
            </w:rPr>
          </w:rPrChange>
        </w:rPr>
        <w:t>Introduction</w:t>
      </w:r>
    </w:p>
    <w:p w14:paraId="08088F49" w14:textId="77777777" w:rsidR="00704A6D" w:rsidRPr="00330594" w:rsidRDefault="00A63FD1" w:rsidP="00E567D0">
      <w:pPr>
        <w:ind w:firstLine="360"/>
        <w:rPr>
          <w:sz w:val="24"/>
          <w:szCs w:val="24"/>
          <w:rPrChange w:id="16" w:author="ABD" w:date="2024-04-30T20:01:00Z">
            <w:rPr/>
          </w:rPrChange>
        </w:rPr>
        <w:pPrChange w:id="17" w:author="ABD" w:date="2024-04-30T19:41:00Z">
          <w:pPr/>
        </w:pPrChange>
      </w:pPr>
      <w:r w:rsidRPr="00330594">
        <w:rPr>
          <w:sz w:val="24"/>
          <w:szCs w:val="24"/>
          <w:rPrChange w:id="18" w:author="ABD" w:date="2024-04-30T20:01:00Z">
            <w:rPr/>
          </w:rPrChange>
        </w:rPr>
        <w:t xml:space="preserve">Rocketship Education is a non-profit, public benefit charter management organization (CMO) comprising 21 individual charter </w:t>
      </w:r>
      <w:r w:rsidRPr="00330594">
        <w:rPr>
          <w:sz w:val="24"/>
          <w:szCs w:val="24"/>
          <w:rPrChange w:id="19" w:author="ABD" w:date="2024-04-30T20:01:00Z">
            <w:rPr/>
          </w:rPrChange>
        </w:rPr>
        <w:t>schools located across the United States, 13 of which are in California. Rocketship, founded in 2006, opened its first school in Santa Clara County, California in 2008. It pioneered an educational and financial model that is successful, has been a model fo</w:t>
      </w:r>
      <w:r w:rsidRPr="00330594">
        <w:rPr>
          <w:sz w:val="24"/>
          <w:szCs w:val="24"/>
          <w:rPrChange w:id="20" w:author="ABD" w:date="2024-04-30T20:01:00Z">
            <w:rPr/>
          </w:rPrChange>
        </w:rPr>
        <w:t>r other CMOs, and offers sometimes painful lessons in unintended consequences.</w:t>
      </w:r>
    </w:p>
    <w:p w14:paraId="4B6D8BC1" w14:textId="77777777" w:rsidR="00704A6D" w:rsidRPr="00330594" w:rsidRDefault="00A63FD1">
      <w:pPr>
        <w:pStyle w:val="BodyText"/>
        <w:rPr>
          <w:sz w:val="24"/>
          <w:rPrChange w:id="21" w:author="ABD" w:date="2024-04-30T20:01:00Z">
            <w:rPr/>
          </w:rPrChange>
        </w:rPr>
      </w:pPr>
      <w:r w:rsidRPr="00330594">
        <w:rPr>
          <w:sz w:val="24"/>
          <w:rPrChange w:id="22" w:author="ABD" w:date="2024-04-30T20:01:00Z">
            <w:rPr/>
          </w:rPrChange>
        </w:rPr>
        <w:t>Charter schools in California were created by the Charter Schools Act of 1992. The stated intent was to improve pupil learning, especially for underserved children, encourage bo</w:t>
      </w:r>
      <w:r w:rsidRPr="00330594">
        <w:rPr>
          <w:sz w:val="24"/>
          <w:rPrChange w:id="23" w:author="ABD" w:date="2024-04-30T20:01:00Z">
            <w:rPr/>
          </w:rPrChange>
        </w:rPr>
        <w:t xml:space="preserve">th new teaching methods and professional development for teachers, provide parents and students with expanded </w:t>
      </w:r>
      <w:r w:rsidRPr="00330594">
        <w:rPr>
          <w:sz w:val="24"/>
          <w:rPrChange w:id="24" w:author="ABD" w:date="2024-04-30T20:01:00Z">
            <w:rPr/>
          </w:rPrChange>
        </w:rPr>
        <w:t>opportunities</w:t>
      </w:r>
      <w:r w:rsidRPr="00330594">
        <w:rPr>
          <w:sz w:val="24"/>
          <w:rPrChange w:id="25" w:author="ABD" w:date="2024-04-30T20:01:00Z">
            <w:rPr/>
          </w:rPrChange>
        </w:rPr>
        <w:t xml:space="preserve"> to choose a school that would best meet their needs, move to a performance-based accountability system that focused on measurable ou</w:t>
      </w:r>
      <w:r w:rsidRPr="00330594">
        <w:rPr>
          <w:sz w:val="24"/>
          <w:rPrChange w:id="26" w:author="ABD" w:date="2024-04-30T20:01:00Z">
            <w:rPr/>
          </w:rPrChange>
        </w:rPr>
        <w:t>tcomes, and finally provide “vigorous competition” with public schools. The act also exempted charter schools from almost all of the Education Code that traditional public schools (TPSs) are required to adhere to. Charters, after submitting a petition, wou</w:t>
      </w:r>
      <w:r w:rsidRPr="00330594">
        <w:rPr>
          <w:sz w:val="24"/>
          <w:rPrChange w:id="27" w:author="ABD" w:date="2024-04-30T20:01:00Z">
            <w:rPr/>
          </w:rPrChange>
        </w:rPr>
        <w:t>ld be authorized for a limited time (five years) after which they had to reapply periodically for authorization.</w:t>
      </w:r>
    </w:p>
    <w:p w14:paraId="449759B5" w14:textId="77777777" w:rsidR="00704A6D" w:rsidRPr="00330594" w:rsidRDefault="00A63FD1">
      <w:pPr>
        <w:pStyle w:val="BodyText"/>
        <w:rPr>
          <w:sz w:val="24"/>
          <w:rPrChange w:id="28" w:author="ABD" w:date="2024-04-30T20:01:00Z">
            <w:rPr/>
          </w:rPrChange>
        </w:rPr>
      </w:pPr>
      <w:r w:rsidRPr="00330594">
        <w:rPr>
          <w:sz w:val="24"/>
          <w:rPrChange w:id="29" w:author="ABD" w:date="2024-04-30T20:01:00Z">
            <w:rPr/>
          </w:rPrChange>
        </w:rPr>
        <w:t>The Legislature’s intentions all had unintended consequences, some of which have been exploited by Rocketship in ways that the Legislature like</w:t>
      </w:r>
      <w:r w:rsidRPr="00330594">
        <w:rPr>
          <w:sz w:val="24"/>
          <w:rPrChange w:id="30" w:author="ABD" w:date="2024-04-30T20:01:00Z">
            <w:rPr/>
          </w:rPrChange>
        </w:rPr>
        <w:t xml:space="preserve">ly did not foresee. But even before Rocketship was founded, the Charter Schools Act of 1992 was itself an unintended consequence of the ideas of the godfathers of charter schools, Ray </w:t>
      </w:r>
      <w:proofErr w:type="spellStart"/>
      <w:r w:rsidRPr="00330594">
        <w:rPr>
          <w:sz w:val="24"/>
          <w:rPrChange w:id="31" w:author="ABD" w:date="2024-04-30T20:01:00Z">
            <w:rPr/>
          </w:rPrChange>
        </w:rPr>
        <w:t>Budde</w:t>
      </w:r>
      <w:proofErr w:type="spellEnd"/>
      <w:r w:rsidRPr="00330594">
        <w:rPr>
          <w:sz w:val="24"/>
          <w:rPrChange w:id="32" w:author="ABD" w:date="2024-04-30T20:01:00Z">
            <w:rPr/>
          </w:rPrChange>
        </w:rPr>
        <w:t xml:space="preserve"> and Albert Shanker.</w:t>
      </w:r>
    </w:p>
    <w:p w14:paraId="7D59527C" w14:textId="77777777" w:rsidR="00704A6D" w:rsidRPr="00330594" w:rsidRDefault="00A63FD1">
      <w:pPr>
        <w:pStyle w:val="BodyText"/>
        <w:rPr>
          <w:sz w:val="24"/>
          <w:rPrChange w:id="33" w:author="ABD" w:date="2024-04-30T20:01:00Z">
            <w:rPr/>
          </w:rPrChange>
        </w:rPr>
      </w:pPr>
      <w:proofErr w:type="spellStart"/>
      <w:r w:rsidRPr="00330594">
        <w:rPr>
          <w:sz w:val="24"/>
          <w:rPrChange w:id="34" w:author="ABD" w:date="2024-04-30T20:01:00Z">
            <w:rPr/>
          </w:rPrChange>
        </w:rPr>
        <w:t>Budde</w:t>
      </w:r>
      <w:proofErr w:type="spellEnd"/>
      <w:r w:rsidRPr="00330594">
        <w:rPr>
          <w:sz w:val="24"/>
          <w:rPrChange w:id="35" w:author="ABD" w:date="2024-04-30T20:01:00Z">
            <w:rPr/>
          </w:rPrChange>
        </w:rPr>
        <w:t xml:space="preserve"> and Shanker envisioned groups of teacher</w:t>
      </w:r>
      <w:r w:rsidRPr="00330594">
        <w:rPr>
          <w:sz w:val="24"/>
          <w:rPrChange w:id="36" w:author="ABD" w:date="2024-04-30T20:01:00Z">
            <w:rPr/>
          </w:rPrChange>
        </w:rPr>
        <w:t xml:space="preserve">s creating a school within a school, one where teachers could experiment on how best to meet the educational needs of their students, relegating the school district to purely administrative functions. And </w:t>
      </w:r>
      <w:r w:rsidRPr="00330594">
        <w:rPr>
          <w:sz w:val="24"/>
          <w:rPrChange w:id="37" w:author="ABD" w:date="2024-04-30T20:01:00Z">
            <w:rPr/>
          </w:rPrChange>
        </w:rPr>
        <w:lastRenderedPageBreak/>
        <w:t>although parental choice was mentioned, there was n</w:t>
      </w:r>
      <w:r w:rsidRPr="00330594">
        <w:rPr>
          <w:sz w:val="24"/>
          <w:rPrChange w:id="38" w:author="ABD" w:date="2024-04-30T20:01:00Z">
            <w:rPr/>
          </w:rPrChange>
        </w:rPr>
        <w:t>o notion of charter schools providing vigorous competition with anybody, much less with TPSs. That idea was introduced by Milton Friedman</w:t>
      </w:r>
    </w:p>
    <w:p w14:paraId="66BE682A" w14:textId="77777777" w:rsidR="00704A6D" w:rsidRPr="00330594" w:rsidRDefault="00A63FD1">
      <w:pPr>
        <w:pStyle w:val="BodyText"/>
        <w:rPr>
          <w:sz w:val="24"/>
          <w:rPrChange w:id="39" w:author="ABD" w:date="2024-04-30T20:01:00Z">
            <w:rPr/>
          </w:rPrChange>
        </w:rPr>
      </w:pPr>
      <w:r w:rsidRPr="00330594">
        <w:rPr>
          <w:sz w:val="24"/>
          <w:rPrChange w:id="40" w:author="ABD" w:date="2024-04-30T20:01:00Z">
            <w:rPr/>
          </w:rPrChange>
        </w:rPr>
        <w:t xml:space="preserve">Somehow </w:t>
      </w:r>
      <w:proofErr w:type="spellStart"/>
      <w:r w:rsidRPr="00330594">
        <w:rPr>
          <w:sz w:val="24"/>
          <w:rPrChange w:id="41" w:author="ABD" w:date="2024-04-30T20:01:00Z">
            <w:rPr/>
          </w:rPrChange>
        </w:rPr>
        <w:t>Budde</w:t>
      </w:r>
      <w:proofErr w:type="spellEnd"/>
      <w:r w:rsidRPr="00330594">
        <w:rPr>
          <w:sz w:val="24"/>
          <w:rPrChange w:id="42" w:author="ABD" w:date="2024-04-30T20:01:00Z">
            <w:rPr/>
          </w:rPrChange>
        </w:rPr>
        <w:t xml:space="preserve"> and Shanker’s vision morphed into schools divorced from existing </w:t>
      </w:r>
      <w:proofErr w:type="gramStart"/>
      <w:r w:rsidRPr="00330594">
        <w:rPr>
          <w:sz w:val="24"/>
          <w:rPrChange w:id="43" w:author="ABD" w:date="2024-04-30T20:01:00Z">
            <w:rPr/>
          </w:rPrChange>
        </w:rPr>
        <w:t>public school</w:t>
      </w:r>
      <w:proofErr w:type="gramEnd"/>
      <w:r w:rsidRPr="00330594">
        <w:rPr>
          <w:sz w:val="24"/>
          <w:rPrChange w:id="44" w:author="ABD" w:date="2024-04-30T20:01:00Z">
            <w:rPr/>
          </w:rPrChange>
        </w:rPr>
        <w:t xml:space="preserve"> districts, with accountab</w:t>
      </w:r>
      <w:r w:rsidRPr="00330594">
        <w:rPr>
          <w:sz w:val="24"/>
          <w:rPrChange w:id="45" w:author="ABD" w:date="2024-04-30T20:01:00Z">
            <w:rPr/>
          </w:rPrChange>
        </w:rPr>
        <w:t>ility systems that measured outcomes based on standardized tests which were coupled with a perform-or-shutdown mentality (</w:t>
      </w:r>
      <w:proofErr w:type="spellStart"/>
      <w:r w:rsidRPr="00330594">
        <w:rPr>
          <w:sz w:val="24"/>
          <w:rPrChange w:id="46" w:author="ABD" w:date="2024-04-30T20:01:00Z">
            <w:rPr/>
          </w:rPrChange>
        </w:rPr>
        <w:t>EdSource</w:t>
      </w:r>
      <w:proofErr w:type="spellEnd"/>
      <w:r w:rsidRPr="00330594">
        <w:rPr>
          <w:sz w:val="24"/>
          <w:rPrChange w:id="47" w:author="ABD" w:date="2024-04-30T20:01:00Z">
            <w:rPr/>
          </w:rPrChange>
        </w:rPr>
        <w:t xml:space="preserve">, </w:t>
      </w:r>
      <w:r w:rsidRPr="00330594">
        <w:rPr>
          <w:sz w:val="24"/>
          <w:rPrChange w:id="48" w:author="ABD" w:date="2024-04-30T20:01:00Z">
            <w:rPr/>
          </w:rPrChange>
        </w:rPr>
        <w:fldChar w:fldCharType="begin"/>
      </w:r>
      <w:r w:rsidRPr="00330594">
        <w:rPr>
          <w:sz w:val="24"/>
          <w:rPrChange w:id="49" w:author="ABD" w:date="2024-04-30T20:01:00Z">
            <w:rPr/>
          </w:rPrChange>
        </w:rPr>
        <w:instrText xml:space="preserve"> HYPERLINK \l "_bookmark16" \h </w:instrText>
      </w:r>
      <w:r w:rsidRPr="00330594">
        <w:rPr>
          <w:sz w:val="24"/>
          <w:rPrChange w:id="50" w:author="ABD" w:date="2024-04-30T20:01:00Z">
            <w:rPr/>
          </w:rPrChange>
        </w:rPr>
        <w:fldChar w:fldCharType="separate"/>
      </w:r>
      <w:r w:rsidRPr="00330594">
        <w:rPr>
          <w:sz w:val="24"/>
          <w:rPrChange w:id="51" w:author="ABD" w:date="2024-04-30T20:01:00Z">
            <w:rPr/>
          </w:rPrChange>
        </w:rPr>
        <w:t>2004,</w:t>
      </w:r>
      <w:r w:rsidRPr="00330594">
        <w:rPr>
          <w:sz w:val="24"/>
          <w:rPrChange w:id="52" w:author="ABD" w:date="2024-04-30T20:01:00Z">
            <w:rPr/>
          </w:rPrChange>
        </w:rPr>
        <w:fldChar w:fldCharType="end"/>
      </w:r>
      <w:r w:rsidRPr="00330594">
        <w:rPr>
          <w:sz w:val="24"/>
          <w:rPrChange w:id="53" w:author="ABD" w:date="2024-04-30T20:01:00Z">
            <w:rPr/>
          </w:rPrChange>
        </w:rPr>
        <w:t xml:space="preserve"> p. 5). Teachers as drivers and owners of change receded from view and instead the fo</w:t>
      </w:r>
      <w:r w:rsidRPr="00330594">
        <w:rPr>
          <w:sz w:val="24"/>
          <w:rPrChange w:id="54" w:author="ABD" w:date="2024-04-30T20:01:00Z">
            <w:rPr/>
          </w:rPrChange>
        </w:rPr>
        <w:t xml:space="preserve">cus became real estate and finance, not at all what </w:t>
      </w:r>
      <w:proofErr w:type="spellStart"/>
      <w:r w:rsidRPr="00330594">
        <w:rPr>
          <w:sz w:val="24"/>
          <w:rPrChange w:id="55" w:author="ABD" w:date="2024-04-30T20:01:00Z">
            <w:rPr/>
          </w:rPrChange>
        </w:rPr>
        <w:t>Budde</w:t>
      </w:r>
      <w:proofErr w:type="spellEnd"/>
      <w:r w:rsidRPr="00330594">
        <w:rPr>
          <w:sz w:val="24"/>
          <w:rPrChange w:id="56" w:author="ABD" w:date="2024-04-30T20:01:00Z">
            <w:rPr/>
          </w:rPrChange>
        </w:rPr>
        <w:t xml:space="preserve"> and Shanker had envisioned.</w:t>
      </w:r>
    </w:p>
    <w:p w14:paraId="31AEFCAF" w14:textId="77777777" w:rsidR="00704A6D" w:rsidRPr="00330594" w:rsidRDefault="00A63FD1">
      <w:pPr>
        <w:pStyle w:val="BodyText"/>
        <w:rPr>
          <w:sz w:val="24"/>
          <w:rPrChange w:id="57" w:author="ABD" w:date="2024-04-30T20:01:00Z">
            <w:rPr/>
          </w:rPrChange>
        </w:rPr>
      </w:pPr>
      <w:r w:rsidRPr="00330594">
        <w:rPr>
          <w:sz w:val="24"/>
          <w:rPrChange w:id="58" w:author="ABD" w:date="2024-04-30T20:01:00Z">
            <w:rPr/>
          </w:rPrChange>
        </w:rPr>
        <w:t xml:space="preserve">The remainder of this </w:t>
      </w:r>
      <w:r w:rsidRPr="00330594">
        <w:rPr>
          <w:sz w:val="24"/>
          <w:rPrChange w:id="59" w:author="ABD" w:date="2024-04-30T20:01:00Z">
            <w:rPr/>
          </w:rPrChange>
        </w:rPr>
        <w:t>chapter</w:t>
      </w:r>
      <w:r w:rsidRPr="00330594">
        <w:rPr>
          <w:sz w:val="24"/>
          <w:rPrChange w:id="60" w:author="ABD" w:date="2024-04-30T20:01:00Z">
            <w:rPr/>
          </w:rPrChange>
        </w:rPr>
        <w:t xml:space="preserve"> will look at three aspects of charter schools in California: competition, facilities, and flexibility. These aspects have heavily influenced</w:t>
      </w:r>
      <w:r w:rsidRPr="00330594">
        <w:rPr>
          <w:sz w:val="24"/>
          <w:rPrChange w:id="61" w:author="ABD" w:date="2024-04-30T20:01:00Z">
            <w:rPr/>
          </w:rPrChange>
        </w:rPr>
        <w:t xml:space="preserve"> how Rocketship is structured and how it operates. For each aspect, this chapter will examine the law and its intent, and then how that intent produced unintended consequences.</w:t>
      </w:r>
    </w:p>
    <w:p w14:paraId="21208EDB" w14:textId="77777777" w:rsidR="00704A6D" w:rsidRPr="00330594" w:rsidRDefault="00A63FD1">
      <w:pPr>
        <w:pStyle w:val="Heading1"/>
        <w:rPr>
          <w:sz w:val="24"/>
          <w:szCs w:val="24"/>
          <w:rPrChange w:id="62" w:author="ABD" w:date="2024-04-30T20:01:00Z">
            <w:rPr/>
          </w:rPrChange>
        </w:rPr>
      </w:pPr>
      <w:r w:rsidRPr="00330594">
        <w:rPr>
          <w:sz w:val="24"/>
          <w:szCs w:val="24"/>
          <w:rPrChange w:id="63" w:author="ABD" w:date="2024-04-30T20:01:00Z">
            <w:rPr/>
          </w:rPrChange>
        </w:rPr>
        <w:t>Competition</w:t>
      </w:r>
    </w:p>
    <w:p w14:paraId="791533C2" w14:textId="6CC0D4C3" w:rsidR="00704A6D" w:rsidRPr="00330594" w:rsidRDefault="00A63FD1">
      <w:pPr>
        <w:rPr>
          <w:sz w:val="24"/>
          <w:szCs w:val="24"/>
          <w:rPrChange w:id="64" w:author="ABD" w:date="2024-04-30T20:01:00Z">
            <w:rPr/>
          </w:rPrChange>
        </w:rPr>
      </w:pPr>
      <w:r w:rsidRPr="00330594">
        <w:rPr>
          <w:sz w:val="24"/>
          <w:szCs w:val="24"/>
          <w:rPrChange w:id="65" w:author="ABD" w:date="2024-04-30T20:01:00Z">
            <w:rPr/>
          </w:rPrChange>
        </w:rPr>
        <w:t xml:space="preserve">California Education </w:t>
      </w:r>
      <w:r w:rsidRPr="00330594">
        <w:rPr>
          <w:sz w:val="24"/>
          <w:szCs w:val="24"/>
          <w:rPrChange w:id="66" w:author="ABD" w:date="2024-04-30T20:01:00Z">
            <w:rPr/>
          </w:rPrChange>
        </w:rPr>
        <w:t>Code</w:t>
      </w:r>
      <w:r w:rsidRPr="00330594">
        <w:rPr>
          <w:sz w:val="24"/>
          <w:szCs w:val="24"/>
          <w:rPrChange w:id="67" w:author="ABD" w:date="2024-04-30T20:01:00Z">
            <w:rPr/>
          </w:rPrChange>
        </w:rPr>
        <w:t xml:space="preserve"> §47600 et seq.</w:t>
      </w:r>
      <w:r w:rsidRPr="00330594">
        <w:rPr>
          <w:rStyle w:val="FootnoteReference"/>
          <w:sz w:val="24"/>
          <w:szCs w:val="24"/>
          <w:rPrChange w:id="68" w:author="ABD" w:date="2024-04-30T20:01:00Z">
            <w:rPr>
              <w:rStyle w:val="FootnoteReference"/>
            </w:rPr>
          </w:rPrChange>
        </w:rPr>
        <w:footnoteReference w:id="1"/>
      </w:r>
      <w:r w:rsidRPr="00330594">
        <w:rPr>
          <w:sz w:val="24"/>
          <w:szCs w:val="24"/>
          <w:rPrChange w:id="69" w:author="ABD" w:date="2024-04-30T20:01:00Z">
            <w:rPr/>
          </w:rPrChange>
        </w:rPr>
        <w:t xml:space="preserve"> specifies eight goals fo</w:t>
      </w:r>
      <w:r w:rsidRPr="00330594">
        <w:rPr>
          <w:sz w:val="24"/>
          <w:szCs w:val="24"/>
          <w:rPrChange w:id="70" w:author="ABD" w:date="2024-04-30T20:01:00Z">
            <w:rPr/>
          </w:rPrChange>
        </w:rPr>
        <w:t xml:space="preserve">r charter schools. The eighth goal, added in 1998, is “(g) Provide vigorous </w:t>
      </w:r>
      <w:r w:rsidRPr="00330594">
        <w:rPr>
          <w:sz w:val="24"/>
          <w:szCs w:val="24"/>
          <w:rPrChange w:id="71" w:author="ABD" w:date="2024-04-30T20:01:00Z">
            <w:rPr/>
          </w:rPrChange>
        </w:rPr>
        <w:t>competition</w:t>
      </w:r>
      <w:r w:rsidRPr="00330594">
        <w:rPr>
          <w:sz w:val="24"/>
          <w:szCs w:val="24"/>
          <w:rPrChange w:id="72" w:author="ABD" w:date="2024-04-30T20:01:00Z">
            <w:rPr/>
          </w:rPrChange>
        </w:rPr>
        <w:t xml:space="preserve"> within the public school system to stimulate continual improvements in all public schools”. The intent of this goal is clear. Yet the state has never ever measured if c</w:t>
      </w:r>
      <w:r w:rsidRPr="00330594">
        <w:rPr>
          <w:sz w:val="24"/>
          <w:szCs w:val="24"/>
          <w:rPrChange w:id="73" w:author="ABD" w:date="2024-04-30T20:01:00Z">
            <w:rPr/>
          </w:rPrChange>
        </w:rPr>
        <w:t>harter schools do in fact stimulate improvement in public schools. The word “competition” rarely appears in analyses by the Legislative Analyst’s Office (LAO) or in policy briefs by advocacy organizations or think tanks. A mention was made in a review of c</w:t>
      </w:r>
      <w:r w:rsidRPr="00330594">
        <w:rPr>
          <w:sz w:val="24"/>
          <w:szCs w:val="24"/>
          <w:rPrChange w:id="74" w:author="ABD" w:date="2024-04-30T20:01:00Z">
            <w:rPr/>
          </w:rPrChange>
        </w:rPr>
        <w:t xml:space="preserve">harters schools in Sonoma, CA by the Superior Court of Sonoma which said that just a few charter schools cooperated with TPSs (Superior Court of Sonoma, </w:t>
      </w:r>
      <w:r w:rsidRPr="00330594">
        <w:rPr>
          <w:sz w:val="24"/>
          <w:szCs w:val="24"/>
          <w:rPrChange w:id="75" w:author="ABD" w:date="2024-04-30T20:01:00Z">
            <w:rPr/>
          </w:rPrChange>
        </w:rPr>
        <w:fldChar w:fldCharType="begin"/>
      </w:r>
      <w:r w:rsidRPr="00330594">
        <w:rPr>
          <w:sz w:val="24"/>
          <w:szCs w:val="24"/>
          <w:rPrChange w:id="76" w:author="ABD" w:date="2024-04-30T20:01:00Z">
            <w:rPr/>
          </w:rPrChange>
        </w:rPr>
        <w:instrText xml:space="preserve"> HYPERLINK \l "_bookmark21" \h </w:instrText>
      </w:r>
      <w:r w:rsidRPr="00330594">
        <w:rPr>
          <w:sz w:val="24"/>
          <w:szCs w:val="24"/>
          <w:rPrChange w:id="77" w:author="ABD" w:date="2024-04-30T20:01:00Z">
            <w:rPr/>
          </w:rPrChange>
        </w:rPr>
        <w:fldChar w:fldCharType="separate"/>
      </w:r>
      <w:r w:rsidRPr="00330594">
        <w:rPr>
          <w:sz w:val="24"/>
          <w:szCs w:val="24"/>
          <w:rPrChange w:id="78" w:author="ABD" w:date="2024-04-30T20:01:00Z">
            <w:rPr/>
          </w:rPrChange>
        </w:rPr>
        <w:t>2003,</w:t>
      </w:r>
      <w:r w:rsidRPr="00330594">
        <w:rPr>
          <w:sz w:val="24"/>
          <w:szCs w:val="24"/>
          <w:rPrChange w:id="79" w:author="ABD" w:date="2024-04-30T20:01:00Z">
            <w:rPr/>
          </w:rPrChange>
        </w:rPr>
        <w:fldChar w:fldCharType="end"/>
      </w:r>
      <w:r w:rsidRPr="00330594">
        <w:rPr>
          <w:sz w:val="24"/>
          <w:szCs w:val="24"/>
          <w:rPrChange w:id="80" w:author="ABD" w:date="2024-04-30T20:01:00Z">
            <w:rPr/>
          </w:rPrChange>
        </w:rPr>
        <w:t xml:space="preserve"> p. 3). In 2005, a RAND study by Zimmer and </w:t>
      </w:r>
      <w:proofErr w:type="spellStart"/>
      <w:r w:rsidRPr="00330594">
        <w:rPr>
          <w:sz w:val="24"/>
          <w:szCs w:val="24"/>
          <w:rPrChange w:id="81" w:author="ABD" w:date="2024-04-30T20:01:00Z">
            <w:rPr/>
          </w:rPrChange>
        </w:rPr>
        <w:t>Buddin</w:t>
      </w:r>
      <w:proofErr w:type="spellEnd"/>
      <w:r w:rsidRPr="00330594">
        <w:rPr>
          <w:sz w:val="24"/>
          <w:szCs w:val="24"/>
          <w:rPrChange w:id="82" w:author="ABD" w:date="2024-04-30T20:01:00Z">
            <w:rPr/>
          </w:rPrChange>
        </w:rPr>
        <w:t xml:space="preserve"> concluded tha</w:t>
      </w:r>
      <w:r w:rsidRPr="00330594">
        <w:rPr>
          <w:sz w:val="24"/>
          <w:szCs w:val="24"/>
          <w:rPrChange w:id="83" w:author="ABD" w:date="2024-04-30T20:01:00Z">
            <w:rPr/>
          </w:rPrChange>
        </w:rPr>
        <w:t xml:space="preserve">t “charter schools are not creating competitive effects in California” (Zimmer &amp; </w:t>
      </w:r>
      <w:proofErr w:type="spellStart"/>
      <w:r w:rsidRPr="00330594">
        <w:rPr>
          <w:sz w:val="24"/>
          <w:szCs w:val="24"/>
          <w:rPrChange w:id="84" w:author="ABD" w:date="2024-04-30T20:01:00Z">
            <w:rPr/>
          </w:rPrChange>
        </w:rPr>
        <w:t>Buddin</w:t>
      </w:r>
      <w:proofErr w:type="spellEnd"/>
      <w:r w:rsidRPr="00330594">
        <w:rPr>
          <w:sz w:val="24"/>
          <w:szCs w:val="24"/>
          <w:rPrChange w:id="85" w:author="ABD" w:date="2024-04-30T20:01:00Z">
            <w:rPr/>
          </w:rPrChange>
        </w:rPr>
        <w:t xml:space="preserve">, </w:t>
      </w:r>
      <w:r w:rsidRPr="00330594">
        <w:rPr>
          <w:sz w:val="24"/>
          <w:szCs w:val="24"/>
          <w:rPrChange w:id="86" w:author="ABD" w:date="2024-04-30T20:01:00Z">
            <w:rPr/>
          </w:rPrChange>
        </w:rPr>
        <w:fldChar w:fldCharType="begin"/>
      </w:r>
      <w:r w:rsidRPr="00330594">
        <w:rPr>
          <w:sz w:val="24"/>
          <w:szCs w:val="24"/>
          <w:rPrChange w:id="87" w:author="ABD" w:date="2024-04-30T20:01:00Z">
            <w:rPr/>
          </w:rPrChange>
        </w:rPr>
        <w:instrText xml:space="preserve"> HYPERLINK \l "_bookmark24" \h </w:instrText>
      </w:r>
      <w:r w:rsidRPr="00330594">
        <w:rPr>
          <w:sz w:val="24"/>
          <w:szCs w:val="24"/>
          <w:rPrChange w:id="88" w:author="ABD" w:date="2024-04-30T20:01:00Z">
            <w:rPr/>
          </w:rPrChange>
        </w:rPr>
        <w:fldChar w:fldCharType="separate"/>
      </w:r>
      <w:r w:rsidRPr="00330594">
        <w:rPr>
          <w:sz w:val="24"/>
          <w:szCs w:val="24"/>
          <w:rPrChange w:id="89" w:author="ABD" w:date="2024-04-30T20:01:00Z">
            <w:rPr/>
          </w:rPrChange>
        </w:rPr>
        <w:t>2009,</w:t>
      </w:r>
      <w:r w:rsidRPr="00330594">
        <w:rPr>
          <w:sz w:val="24"/>
          <w:szCs w:val="24"/>
          <w:rPrChange w:id="90" w:author="ABD" w:date="2024-04-30T20:01:00Z">
            <w:rPr/>
          </w:rPrChange>
        </w:rPr>
        <w:fldChar w:fldCharType="end"/>
      </w:r>
      <w:r w:rsidRPr="00330594">
        <w:rPr>
          <w:sz w:val="24"/>
          <w:szCs w:val="24"/>
          <w:rPrChange w:id="91" w:author="ABD" w:date="2024-04-30T20:01:00Z">
            <w:rPr/>
          </w:rPrChange>
        </w:rPr>
        <w:t xml:space="preserve"> p. 5). In 2009, </w:t>
      </w:r>
      <w:r w:rsidRPr="00330594">
        <w:rPr>
          <w:sz w:val="24"/>
          <w:szCs w:val="24"/>
          <w:rPrChange w:id="92" w:author="ABD" w:date="2024-04-30T20:01:00Z">
            <w:rPr/>
          </w:rPrChange>
        </w:rPr>
        <w:lastRenderedPageBreak/>
        <w:t>Zimmer et al</w:t>
      </w:r>
      <w:ins w:id="93" w:author="ABD" w:date="2024-04-30T19:43:00Z">
        <w:r w:rsidR="00E567D0" w:rsidRPr="00330594">
          <w:rPr>
            <w:sz w:val="24"/>
            <w:szCs w:val="24"/>
            <w:rPrChange w:id="94" w:author="ABD" w:date="2024-04-30T20:01:00Z">
              <w:rPr/>
            </w:rPrChange>
          </w:rPr>
          <w:t>.</w:t>
        </w:r>
      </w:ins>
      <w:r w:rsidRPr="00330594">
        <w:rPr>
          <w:sz w:val="24"/>
          <w:szCs w:val="24"/>
          <w:rPrChange w:id="95" w:author="ABD" w:date="2024-04-30T20:01:00Z">
            <w:rPr/>
          </w:rPrChange>
        </w:rPr>
        <w:t xml:space="preserve"> came to the conclusion that charter schools did not substantially affect achievement in nearby tra</w:t>
      </w:r>
      <w:r w:rsidRPr="00330594">
        <w:rPr>
          <w:sz w:val="24"/>
          <w:szCs w:val="24"/>
          <w:rPrChange w:id="96" w:author="ABD" w:date="2024-04-30T20:01:00Z">
            <w:rPr/>
          </w:rPrChange>
        </w:rPr>
        <w:t>ditional public schools (Zimmer et al</w:t>
      </w:r>
      <w:ins w:id="97" w:author="ABD" w:date="2024-04-30T19:43:00Z">
        <w:r w:rsidR="00E567D0" w:rsidRPr="00330594">
          <w:rPr>
            <w:sz w:val="24"/>
            <w:szCs w:val="24"/>
            <w:rPrChange w:id="98" w:author="ABD" w:date="2024-04-30T20:01:00Z">
              <w:rPr/>
            </w:rPrChange>
          </w:rPr>
          <w:t>.</w:t>
        </w:r>
      </w:ins>
      <w:r w:rsidRPr="00330594">
        <w:rPr>
          <w:sz w:val="24"/>
          <w:szCs w:val="24"/>
          <w:rPrChange w:id="99" w:author="ABD" w:date="2024-04-30T20:01:00Z">
            <w:rPr/>
          </w:rPrChange>
        </w:rPr>
        <w:t>, 2009). One might expect that with so little attention paid to vigorous competition that that goal had little effect on charter schools. But such is not the case. It has at least three consequential unintended effects.</w:t>
      </w:r>
      <w:r w:rsidRPr="00330594">
        <w:rPr>
          <w:sz w:val="24"/>
          <w:szCs w:val="24"/>
          <w:rPrChange w:id="100" w:author="ABD" w:date="2024-04-30T20:01:00Z">
            <w:rPr/>
          </w:rPrChange>
        </w:rPr>
        <w:t xml:space="preserve"> Charter schools are constantly in search of students, preferably the right kind of students. </w:t>
      </w:r>
      <w:proofErr w:type="gramStart"/>
      <w:r w:rsidRPr="00330594">
        <w:rPr>
          <w:sz w:val="24"/>
          <w:szCs w:val="24"/>
          <w:rPrChange w:id="101" w:author="ABD" w:date="2024-04-30T20:01:00Z">
            <w:rPr/>
          </w:rPrChange>
        </w:rPr>
        <w:t>Thus</w:t>
      </w:r>
      <w:proofErr w:type="gramEnd"/>
      <w:r w:rsidRPr="00330594">
        <w:rPr>
          <w:sz w:val="24"/>
          <w:szCs w:val="24"/>
          <w:rPrChange w:id="102" w:author="ABD" w:date="2024-04-30T20:01:00Z">
            <w:rPr/>
          </w:rPrChange>
        </w:rPr>
        <w:t xml:space="preserve"> they need to be able to market themselves effectively to attract students, and finally, this competition for students makes charter schools view TPSs as the </w:t>
      </w:r>
      <w:r w:rsidRPr="00330594">
        <w:rPr>
          <w:sz w:val="24"/>
          <w:szCs w:val="24"/>
          <w:rPrChange w:id="103" w:author="ABD" w:date="2024-04-30T20:01:00Z">
            <w:rPr/>
          </w:rPrChange>
        </w:rPr>
        <w:t>enemy.</w:t>
      </w:r>
    </w:p>
    <w:p w14:paraId="3D6F8F44" w14:textId="77777777" w:rsidR="00704A6D" w:rsidRPr="00330594" w:rsidRDefault="00A63FD1">
      <w:pPr>
        <w:pStyle w:val="Heading2"/>
        <w:rPr>
          <w:sz w:val="24"/>
          <w:szCs w:val="24"/>
          <w:rPrChange w:id="104" w:author="ABD" w:date="2024-04-30T20:01:00Z">
            <w:rPr/>
          </w:rPrChange>
        </w:rPr>
      </w:pPr>
      <w:r w:rsidRPr="00330594">
        <w:rPr>
          <w:sz w:val="24"/>
          <w:szCs w:val="24"/>
          <w:rPrChange w:id="105" w:author="ABD" w:date="2024-04-30T20:01:00Z">
            <w:rPr/>
          </w:rPrChange>
        </w:rPr>
        <w:t>The Search of Students</w:t>
      </w:r>
    </w:p>
    <w:p w14:paraId="7BD7EBDB" w14:textId="77777777" w:rsidR="00704A6D" w:rsidRPr="00330594" w:rsidRDefault="00A63FD1" w:rsidP="00E567D0">
      <w:pPr>
        <w:ind w:firstLine="360"/>
        <w:rPr>
          <w:sz w:val="24"/>
          <w:szCs w:val="24"/>
          <w:rPrChange w:id="106" w:author="ABD" w:date="2024-04-30T20:01:00Z">
            <w:rPr/>
          </w:rPrChange>
        </w:rPr>
        <w:pPrChange w:id="107" w:author="ABD" w:date="2024-04-30T19:44:00Z">
          <w:pPr/>
        </w:pPrChange>
      </w:pPr>
      <w:r w:rsidRPr="00330594">
        <w:rPr>
          <w:sz w:val="24"/>
          <w:szCs w:val="24"/>
          <w:rPrChange w:id="108" w:author="ABD" w:date="2024-04-30T20:01:00Z">
            <w:rPr/>
          </w:rPrChange>
        </w:rPr>
        <w:t xml:space="preserve">Unlike TPSs which have ready access to a supply of new students, </w:t>
      </w:r>
      <w:proofErr w:type="gramStart"/>
      <w:r w:rsidRPr="00330594">
        <w:rPr>
          <w:sz w:val="24"/>
          <w:szCs w:val="24"/>
          <w:rPrChange w:id="109" w:author="ABD" w:date="2024-04-30T20:01:00Z">
            <w:rPr/>
          </w:rPrChange>
        </w:rPr>
        <w:t>i.e.</w:t>
      </w:r>
      <w:proofErr w:type="gramEnd"/>
      <w:r w:rsidRPr="00330594">
        <w:rPr>
          <w:sz w:val="24"/>
          <w:szCs w:val="24"/>
          <w:rPrChange w:id="110" w:author="ABD" w:date="2024-04-30T20:01:00Z">
            <w:rPr/>
          </w:rPrChange>
        </w:rPr>
        <w:t xml:space="preserve"> all who reside within district boundaries, charter schools must convince parents that their children will learn more by going to a charter school than by go</w:t>
      </w:r>
      <w:r w:rsidRPr="00330594">
        <w:rPr>
          <w:sz w:val="24"/>
          <w:szCs w:val="24"/>
          <w:rPrChange w:id="111" w:author="ABD" w:date="2024-04-30T20:01:00Z">
            <w:rPr/>
          </w:rPrChange>
        </w:rPr>
        <w:t>ing to a TPS. Public schools do not need to do anything and students just enroll. Charter schools need to fight for every student in the face of a well-</w:t>
      </w:r>
      <w:proofErr w:type="spellStart"/>
      <w:r w:rsidRPr="00330594">
        <w:rPr>
          <w:sz w:val="24"/>
          <w:szCs w:val="24"/>
          <w:rPrChange w:id="112" w:author="ABD" w:date="2024-04-30T20:01:00Z">
            <w:rPr/>
          </w:rPrChange>
        </w:rPr>
        <w:t>know</w:t>
      </w:r>
      <w:proofErr w:type="spellEnd"/>
      <w:r w:rsidRPr="00330594">
        <w:rPr>
          <w:sz w:val="24"/>
          <w:szCs w:val="24"/>
          <w:rPrChange w:id="113" w:author="ABD" w:date="2024-04-30T20:01:00Z">
            <w:rPr/>
          </w:rPrChange>
        </w:rPr>
        <w:t xml:space="preserve"> alternative: the local public school.</w:t>
      </w:r>
      <w:r w:rsidRPr="00330594">
        <w:rPr>
          <w:rStyle w:val="FootnoteReference"/>
          <w:sz w:val="24"/>
          <w:szCs w:val="24"/>
          <w:rPrChange w:id="114" w:author="ABD" w:date="2024-04-30T20:01:00Z">
            <w:rPr>
              <w:rStyle w:val="FootnoteReference"/>
            </w:rPr>
          </w:rPrChange>
        </w:rPr>
        <w:footnoteReference w:id="2"/>
      </w:r>
      <w:r w:rsidRPr="00330594">
        <w:rPr>
          <w:sz w:val="24"/>
          <w:szCs w:val="24"/>
          <w:rPrChange w:id="120" w:author="ABD" w:date="2024-04-30T20:01:00Z">
            <w:rPr/>
          </w:rPrChange>
        </w:rPr>
        <w:t xml:space="preserve"> Sometimes attracting students is easy because the local TPS</w:t>
      </w:r>
      <w:r w:rsidRPr="00330594">
        <w:rPr>
          <w:sz w:val="24"/>
          <w:szCs w:val="24"/>
          <w:rPrChange w:id="121" w:author="ABD" w:date="2024-04-30T20:01:00Z">
            <w:rPr/>
          </w:rPrChange>
        </w:rPr>
        <w:t xml:space="preserve"> has been systematically underfunded for decades, is located in an area with significant crime and high unemployment, and whose parents are understandably desperate. At other times, it takes slick marketing, artificially inflated results, and promises that</w:t>
      </w:r>
      <w:r w:rsidRPr="00330594">
        <w:rPr>
          <w:sz w:val="24"/>
          <w:szCs w:val="24"/>
          <w:rPrChange w:id="122" w:author="ABD" w:date="2024-04-30T20:01:00Z">
            <w:rPr/>
          </w:rPrChange>
        </w:rPr>
        <w:t xml:space="preserve"> will not be met to convince a parent to send their child to a charter school.</w:t>
      </w:r>
    </w:p>
    <w:p w14:paraId="25802DB1" w14:textId="77777777" w:rsidR="00704A6D" w:rsidRPr="00330594" w:rsidRDefault="00A63FD1">
      <w:pPr>
        <w:pStyle w:val="BodyText"/>
        <w:rPr>
          <w:sz w:val="24"/>
          <w:rPrChange w:id="123" w:author="ABD" w:date="2024-04-30T20:01:00Z">
            <w:rPr/>
          </w:rPrChange>
        </w:rPr>
      </w:pPr>
      <w:r w:rsidRPr="00330594">
        <w:rPr>
          <w:sz w:val="24"/>
          <w:rPrChange w:id="124" w:author="ABD" w:date="2024-04-30T20:01:00Z">
            <w:rPr/>
          </w:rPrChange>
        </w:rPr>
        <w:t>Rocketship’s marketing is well done. Their web site landing page immediately conveys three messages: you are not alone, your child will do exceptionally well at a Rocketship sch</w:t>
      </w:r>
      <w:r w:rsidRPr="00330594">
        <w:rPr>
          <w:sz w:val="24"/>
          <w:rPrChange w:id="125" w:author="ABD" w:date="2024-04-30T20:01:00Z">
            <w:rPr/>
          </w:rPrChange>
        </w:rPr>
        <w:t>ool, and it’s free. First, the web site says that thousands of students (30,499) have attended Rocketship schools, so you, the parent, are not alone in choosing Rocketship for your child. Secondly, your child will be on a learning rocket ship. Third and fi</w:t>
      </w:r>
      <w:r w:rsidRPr="00330594">
        <w:rPr>
          <w:sz w:val="24"/>
          <w:rPrChange w:id="126" w:author="ABD" w:date="2024-04-30T20:01:00Z">
            <w:rPr/>
          </w:rPrChange>
        </w:rPr>
        <w:t>nally, not to worry, everyone can afford to go to a Rocketship school because it is free!</w:t>
      </w:r>
    </w:p>
    <w:p w14:paraId="41659FF7" w14:textId="77777777" w:rsidR="00704A6D" w:rsidRPr="00330594" w:rsidRDefault="00A63FD1">
      <w:pPr>
        <w:pStyle w:val="BodyText"/>
        <w:rPr>
          <w:sz w:val="24"/>
          <w:rPrChange w:id="127" w:author="ABD" w:date="2024-04-30T20:01:00Z">
            <w:rPr/>
          </w:rPrChange>
        </w:rPr>
      </w:pPr>
      <w:r w:rsidRPr="00330594">
        <w:rPr>
          <w:sz w:val="24"/>
          <w:rPrChange w:id="128" w:author="ABD" w:date="2024-04-30T20:01:00Z">
            <w:rPr/>
          </w:rPrChange>
        </w:rPr>
        <w:lastRenderedPageBreak/>
        <w:t>It’s noteworthy that every child portrayed on the Rocketship web site is smiling broadly and is wildly enthusiastic. They all wear Rocketship purple shirts which imme</w:t>
      </w:r>
      <w:r w:rsidRPr="00330594">
        <w:rPr>
          <w:sz w:val="24"/>
          <w:rPrChange w:id="129" w:author="ABD" w:date="2024-04-30T20:01:00Z">
            <w:rPr/>
          </w:rPrChange>
        </w:rPr>
        <w:t>diately identifies a Rocketship student. Wearing clothes that stand out and are shared with every other student is a powerful generator of belonging (</w:t>
      </w:r>
      <w:proofErr w:type="spellStart"/>
      <w:r w:rsidRPr="00330594">
        <w:rPr>
          <w:sz w:val="24"/>
          <w:rPrChange w:id="130" w:author="ABD" w:date="2024-04-30T20:01:00Z">
            <w:rPr/>
          </w:rPrChange>
        </w:rPr>
        <w:t>Iannaccone</w:t>
      </w:r>
      <w:proofErr w:type="spellEnd"/>
      <w:r w:rsidRPr="00330594">
        <w:rPr>
          <w:sz w:val="24"/>
          <w:rPrChange w:id="131" w:author="ABD" w:date="2024-04-30T20:01:00Z">
            <w:rPr/>
          </w:rPrChange>
        </w:rPr>
        <w:t xml:space="preserve">, </w:t>
      </w:r>
      <w:r w:rsidRPr="00330594">
        <w:rPr>
          <w:sz w:val="24"/>
          <w:rPrChange w:id="132" w:author="ABD" w:date="2024-04-30T20:01:00Z">
            <w:rPr/>
          </w:rPrChange>
        </w:rPr>
        <w:fldChar w:fldCharType="begin"/>
      </w:r>
      <w:r w:rsidRPr="00330594">
        <w:rPr>
          <w:sz w:val="24"/>
          <w:rPrChange w:id="133" w:author="ABD" w:date="2024-04-30T20:01:00Z">
            <w:rPr/>
          </w:rPrChange>
        </w:rPr>
        <w:instrText xml:space="preserve"> HYPERLINK \l "_bookmark17" \h </w:instrText>
      </w:r>
      <w:r w:rsidRPr="00330594">
        <w:rPr>
          <w:sz w:val="24"/>
          <w:rPrChange w:id="134" w:author="ABD" w:date="2024-04-30T20:01:00Z">
            <w:rPr/>
          </w:rPrChange>
        </w:rPr>
        <w:fldChar w:fldCharType="separate"/>
      </w:r>
      <w:r w:rsidRPr="00330594">
        <w:rPr>
          <w:sz w:val="24"/>
          <w:rPrChange w:id="135" w:author="ABD" w:date="2024-04-30T20:01:00Z">
            <w:rPr/>
          </w:rPrChange>
        </w:rPr>
        <w:t>1994).</w:t>
      </w:r>
      <w:r w:rsidRPr="00330594">
        <w:rPr>
          <w:sz w:val="24"/>
          <w:rPrChange w:id="136" w:author="ABD" w:date="2024-04-30T20:01:00Z">
            <w:rPr/>
          </w:rPrChange>
        </w:rPr>
        <w:fldChar w:fldCharType="end"/>
      </w:r>
    </w:p>
    <w:p w14:paraId="72B69733" w14:textId="15BE344B" w:rsidR="00704A6D" w:rsidRPr="00330594" w:rsidRDefault="00A63FD1">
      <w:pPr>
        <w:pStyle w:val="BodyText"/>
        <w:rPr>
          <w:sz w:val="24"/>
          <w:rPrChange w:id="137" w:author="ABD" w:date="2024-04-30T20:01:00Z">
            <w:rPr/>
          </w:rPrChange>
        </w:rPr>
      </w:pPr>
      <w:r w:rsidRPr="00330594">
        <w:rPr>
          <w:sz w:val="24"/>
          <w:rPrChange w:id="138" w:author="ABD" w:date="2024-04-30T20:01:00Z">
            <w:rPr/>
          </w:rPrChange>
        </w:rPr>
        <w:t>Rocketship, whose explicit goal is to close the achie</w:t>
      </w:r>
      <w:r w:rsidRPr="00330594">
        <w:rPr>
          <w:sz w:val="24"/>
          <w:rPrChange w:id="139" w:author="ABD" w:date="2024-04-30T20:01:00Z">
            <w:rPr/>
          </w:rPrChange>
        </w:rPr>
        <w:t xml:space="preserve">vement gap, claims on their web site, that their students “learn 5-7 </w:t>
      </w:r>
      <w:r w:rsidRPr="00330594">
        <w:rPr>
          <w:i/>
          <w:iCs/>
          <w:sz w:val="24"/>
          <w:rPrChange w:id="140" w:author="ABD" w:date="2024-04-30T20:01:00Z">
            <w:rPr>
              <w:i/>
              <w:iCs/>
            </w:rPr>
          </w:rPrChange>
        </w:rPr>
        <w:t>months</w:t>
      </w:r>
      <w:r w:rsidRPr="00330594">
        <w:rPr>
          <w:sz w:val="24"/>
          <w:rPrChange w:id="141" w:author="ABD" w:date="2024-04-30T20:01:00Z">
            <w:rPr/>
          </w:rPrChange>
        </w:rPr>
        <w:t xml:space="preserve"> [emphasis added] more every school year” (Rocketship Education, </w:t>
      </w:r>
      <w:r w:rsidRPr="00330594">
        <w:rPr>
          <w:sz w:val="24"/>
          <w:rPrChange w:id="142" w:author="ABD" w:date="2024-04-30T20:01:00Z">
            <w:rPr/>
          </w:rPrChange>
        </w:rPr>
        <w:fldChar w:fldCharType="begin"/>
      </w:r>
      <w:r w:rsidRPr="00330594">
        <w:rPr>
          <w:sz w:val="24"/>
          <w:rPrChange w:id="143" w:author="ABD" w:date="2024-04-30T20:01:00Z">
            <w:rPr/>
          </w:rPrChange>
        </w:rPr>
        <w:instrText xml:space="preserve"> HYPERLINK \l "_bookmark20" \h </w:instrText>
      </w:r>
      <w:r w:rsidRPr="00330594">
        <w:rPr>
          <w:sz w:val="24"/>
          <w:rPrChange w:id="144" w:author="ABD" w:date="2024-04-30T20:01:00Z">
            <w:rPr/>
          </w:rPrChange>
        </w:rPr>
        <w:fldChar w:fldCharType="separate"/>
      </w:r>
      <w:r w:rsidRPr="00330594">
        <w:rPr>
          <w:sz w:val="24"/>
          <w:rPrChange w:id="145" w:author="ABD" w:date="2024-04-30T20:01:00Z">
            <w:rPr/>
          </w:rPrChange>
        </w:rPr>
        <w:t>2023).</w:t>
      </w:r>
      <w:r w:rsidRPr="00330594">
        <w:rPr>
          <w:sz w:val="24"/>
          <w:rPrChange w:id="146" w:author="ABD" w:date="2024-04-30T20:01:00Z">
            <w:rPr/>
          </w:rPrChange>
        </w:rPr>
        <w:fldChar w:fldCharType="end"/>
      </w:r>
      <w:r w:rsidRPr="00330594">
        <w:rPr>
          <w:sz w:val="24"/>
          <w:rPrChange w:id="147" w:author="ABD" w:date="2024-04-30T20:01:00Z">
            <w:rPr/>
          </w:rPrChange>
        </w:rPr>
        <w:t xml:space="preserve"> This is an exaggeration because it is not what is reported in Raymond et al. </w:t>
      </w:r>
      <w:r w:rsidRPr="00330594">
        <w:rPr>
          <w:sz w:val="24"/>
          <w:rPrChange w:id="148" w:author="ABD" w:date="2024-04-30T20:01:00Z">
            <w:rPr/>
          </w:rPrChange>
        </w:rPr>
        <w:fldChar w:fldCharType="begin"/>
      </w:r>
      <w:r w:rsidRPr="00330594">
        <w:rPr>
          <w:sz w:val="24"/>
          <w:rPrChange w:id="149" w:author="ABD" w:date="2024-04-30T20:01:00Z">
            <w:rPr/>
          </w:rPrChange>
        </w:rPr>
        <w:instrText xml:space="preserve"> HYPERLINK \l "_bookmark19" \h </w:instrText>
      </w:r>
      <w:r w:rsidRPr="00330594">
        <w:rPr>
          <w:sz w:val="24"/>
          <w:rPrChange w:id="150" w:author="ABD" w:date="2024-04-30T20:01:00Z">
            <w:rPr/>
          </w:rPrChange>
        </w:rPr>
        <w:fldChar w:fldCharType="separate"/>
      </w:r>
      <w:r w:rsidRPr="00330594">
        <w:rPr>
          <w:sz w:val="24"/>
          <w:rPrChange w:id="151" w:author="ABD" w:date="2024-04-30T20:01:00Z">
            <w:rPr/>
          </w:rPrChange>
        </w:rPr>
        <w:t>(2023),</w:t>
      </w:r>
      <w:r w:rsidRPr="00330594">
        <w:rPr>
          <w:sz w:val="24"/>
          <w:rPrChange w:id="152" w:author="ABD" w:date="2024-04-30T20:01:00Z">
            <w:rPr/>
          </w:rPrChange>
        </w:rPr>
        <w:fldChar w:fldCharType="end"/>
      </w:r>
      <w:r w:rsidRPr="00330594">
        <w:rPr>
          <w:sz w:val="24"/>
          <w:rPrChange w:id="153" w:author="ABD" w:date="2024-04-30T20:01:00Z">
            <w:rPr/>
          </w:rPrChange>
        </w:rPr>
        <w:t xml:space="preserve"> the study they refer to. Raymond et al. </w:t>
      </w:r>
      <w:r w:rsidRPr="00330594">
        <w:rPr>
          <w:sz w:val="24"/>
          <w:rPrChange w:id="154" w:author="ABD" w:date="2024-04-30T20:01:00Z">
            <w:rPr/>
          </w:rPrChange>
        </w:rPr>
        <w:fldChar w:fldCharType="begin"/>
      </w:r>
      <w:r w:rsidRPr="00330594">
        <w:rPr>
          <w:sz w:val="24"/>
          <w:rPrChange w:id="155" w:author="ABD" w:date="2024-04-30T20:01:00Z">
            <w:rPr/>
          </w:rPrChange>
        </w:rPr>
        <w:instrText xml:space="preserve"> HYPERLINK \l "_bookmark19" \h </w:instrText>
      </w:r>
      <w:r w:rsidRPr="00330594">
        <w:rPr>
          <w:sz w:val="24"/>
          <w:rPrChange w:id="156" w:author="ABD" w:date="2024-04-30T20:01:00Z">
            <w:rPr/>
          </w:rPrChange>
        </w:rPr>
        <w:fldChar w:fldCharType="separate"/>
      </w:r>
      <w:r w:rsidRPr="00330594">
        <w:rPr>
          <w:sz w:val="24"/>
          <w:rPrChange w:id="157" w:author="ABD" w:date="2024-04-30T20:01:00Z">
            <w:rPr/>
          </w:rPrChange>
        </w:rPr>
        <w:t>(2023,</w:t>
      </w:r>
      <w:r w:rsidRPr="00330594">
        <w:rPr>
          <w:sz w:val="24"/>
          <w:rPrChange w:id="158" w:author="ABD" w:date="2024-04-30T20:01:00Z">
            <w:rPr/>
          </w:rPrChange>
        </w:rPr>
        <w:fldChar w:fldCharType="end"/>
      </w:r>
      <w:r w:rsidRPr="00330594">
        <w:rPr>
          <w:sz w:val="24"/>
          <w:rPrChange w:id="159" w:author="ABD" w:date="2024-04-30T20:01:00Z">
            <w:rPr/>
          </w:rPrChange>
        </w:rPr>
        <w:t xml:space="preserve"> p. 132) show that Rocketship’s estimated annual growth </w:t>
      </w:r>
      <w:r w:rsidRPr="00330594">
        <w:rPr>
          <w:sz w:val="24"/>
          <w:rPrChange w:id="160" w:author="ABD" w:date="2024-04-30T20:01:00Z">
            <w:rPr/>
          </w:rPrChange>
        </w:rPr>
        <w:t xml:space="preserve">in reading and math to be 0.166 and 0.239 respectively. For a standard </w:t>
      </w:r>
      <w:proofErr w:type="gramStart"/>
      <w:r w:rsidRPr="00330594">
        <w:rPr>
          <w:sz w:val="24"/>
          <w:rPrChange w:id="161" w:author="ABD" w:date="2024-04-30T20:01:00Z">
            <w:rPr/>
          </w:rPrChange>
        </w:rPr>
        <w:t>180 day</w:t>
      </w:r>
      <w:proofErr w:type="gramEnd"/>
      <w:r w:rsidRPr="00330594">
        <w:rPr>
          <w:sz w:val="24"/>
          <w:rPrChange w:id="162" w:author="ABD" w:date="2024-04-30T20:01:00Z">
            <w:rPr/>
          </w:rPrChange>
        </w:rPr>
        <w:t xml:space="preserve"> </w:t>
      </w:r>
      <w:ins w:id="163" w:author="ABD" w:date="2024-04-30T19:46:00Z">
        <w:r w:rsidR="00977996" w:rsidRPr="00330594">
          <w:rPr>
            <w:sz w:val="24"/>
            <w:rPrChange w:id="164" w:author="ABD" w:date="2024-04-30T20:01:00Z">
              <w:rPr/>
            </w:rPrChange>
          </w:rPr>
          <w:t xml:space="preserve">school </w:t>
        </w:r>
      </w:ins>
      <w:r w:rsidRPr="00330594">
        <w:rPr>
          <w:sz w:val="24"/>
          <w:rPrChange w:id="165" w:author="ABD" w:date="2024-04-30T20:01:00Z">
            <w:rPr/>
          </w:rPrChange>
        </w:rPr>
        <w:t>year (in California), this is just under 30 days growth in reading and just over 43 days in math, neither are anywhere near the 5 to 7 months claimed, and it certainly doesn’t a</w:t>
      </w:r>
      <w:r w:rsidRPr="00330594">
        <w:rPr>
          <w:sz w:val="24"/>
          <w:rPrChange w:id="166" w:author="ABD" w:date="2024-04-30T20:01:00Z">
            <w:rPr/>
          </w:rPrChange>
        </w:rPr>
        <w:t xml:space="preserve">pply cumulatively to the six years that comprise K-5. However, on the plus side, </w:t>
      </w:r>
      <w:proofErr w:type="gramStart"/>
      <w:r w:rsidRPr="00330594">
        <w:rPr>
          <w:sz w:val="24"/>
          <w:rPrChange w:id="167" w:author="ABD" w:date="2024-04-30T20:01:00Z">
            <w:rPr/>
          </w:rPrChange>
        </w:rPr>
        <w:t>a</w:t>
      </w:r>
      <w:proofErr w:type="gramEnd"/>
      <w:r w:rsidRPr="00330594">
        <w:rPr>
          <w:sz w:val="24"/>
          <w:rPrChange w:id="168" w:author="ABD" w:date="2024-04-30T20:01:00Z">
            <w:rPr/>
          </w:rPrChange>
        </w:rPr>
        <w:t xml:space="preserve"> SRI Education report</w:t>
      </w:r>
      <w:del w:id="169" w:author="ABD" w:date="2024-04-30T19:47:00Z">
        <w:r w:rsidRPr="00330594" w:rsidDel="003C2CEC">
          <w:rPr>
            <w:sz w:val="24"/>
            <w:rPrChange w:id="170" w:author="ABD" w:date="2024-04-30T20:01:00Z">
              <w:rPr/>
            </w:rPrChange>
          </w:rPr>
          <w:delText xml:space="preserve">, </w:delText>
        </w:r>
      </w:del>
      <w:ins w:id="171" w:author="ABD" w:date="2024-04-30T19:47:00Z">
        <w:r w:rsidR="003C2CEC" w:rsidRPr="00330594">
          <w:rPr>
            <w:sz w:val="24"/>
            <w:rPrChange w:id="172" w:author="ABD" w:date="2024-04-30T20:01:00Z">
              <w:rPr/>
            </w:rPrChange>
          </w:rPr>
          <w:t xml:space="preserve"> by</w:t>
        </w:r>
        <w:r w:rsidR="003C2CEC" w:rsidRPr="00330594">
          <w:rPr>
            <w:sz w:val="24"/>
            <w:rPrChange w:id="173" w:author="ABD" w:date="2024-04-30T20:01:00Z">
              <w:rPr/>
            </w:rPrChange>
          </w:rPr>
          <w:t xml:space="preserve"> </w:t>
        </w:r>
      </w:ins>
      <w:r w:rsidRPr="00330594">
        <w:rPr>
          <w:sz w:val="24"/>
          <w:rPrChange w:id="174" w:author="ABD" w:date="2024-04-30T20:01:00Z">
            <w:rPr/>
          </w:rPrChange>
        </w:rPr>
        <w:t xml:space="preserve">Tyler et al. </w:t>
      </w:r>
      <w:r w:rsidRPr="00330594">
        <w:rPr>
          <w:sz w:val="24"/>
          <w:rPrChange w:id="175" w:author="ABD" w:date="2024-04-30T20:01:00Z">
            <w:rPr/>
          </w:rPrChange>
        </w:rPr>
        <w:fldChar w:fldCharType="begin"/>
      </w:r>
      <w:r w:rsidRPr="00330594">
        <w:rPr>
          <w:sz w:val="24"/>
          <w:rPrChange w:id="176" w:author="ABD" w:date="2024-04-30T20:01:00Z">
            <w:rPr/>
          </w:rPrChange>
        </w:rPr>
        <w:instrText xml:space="preserve"> HYPERLINK \l "_bookmark22" \h </w:instrText>
      </w:r>
      <w:r w:rsidRPr="00330594">
        <w:rPr>
          <w:sz w:val="24"/>
          <w:rPrChange w:id="177" w:author="ABD" w:date="2024-04-30T20:01:00Z">
            <w:rPr/>
          </w:rPrChange>
        </w:rPr>
        <w:fldChar w:fldCharType="separate"/>
      </w:r>
      <w:r w:rsidRPr="00330594">
        <w:rPr>
          <w:sz w:val="24"/>
          <w:rPrChange w:id="178" w:author="ABD" w:date="2024-04-30T20:01:00Z">
            <w:rPr/>
          </w:rPrChange>
        </w:rPr>
        <w:t>(2016),</w:t>
      </w:r>
      <w:r w:rsidRPr="00330594">
        <w:rPr>
          <w:sz w:val="24"/>
          <w:rPrChange w:id="179" w:author="ABD" w:date="2024-04-30T20:01:00Z">
            <w:rPr/>
          </w:rPrChange>
        </w:rPr>
        <w:fldChar w:fldCharType="end"/>
      </w:r>
      <w:r w:rsidRPr="00330594">
        <w:rPr>
          <w:sz w:val="24"/>
          <w:rPrChange w:id="180" w:author="ABD" w:date="2024-04-30T20:01:00Z">
            <w:rPr/>
          </w:rPrChange>
        </w:rPr>
        <w:t xml:space="preserve"> </w:t>
      </w:r>
      <w:ins w:id="181" w:author="ABD" w:date="2024-04-30T19:47:00Z">
        <w:r w:rsidR="003C2CEC" w:rsidRPr="00330594">
          <w:rPr>
            <w:sz w:val="24"/>
            <w:rPrChange w:id="182" w:author="ABD" w:date="2024-04-30T20:01:00Z">
              <w:rPr/>
            </w:rPrChange>
          </w:rPr>
          <w:t xml:space="preserve">while </w:t>
        </w:r>
      </w:ins>
      <w:r w:rsidRPr="00330594">
        <w:rPr>
          <w:sz w:val="24"/>
          <w:rPrChange w:id="183" w:author="ABD" w:date="2024-04-30T20:01:00Z">
            <w:rPr/>
          </w:rPrChange>
        </w:rPr>
        <w:t xml:space="preserve">not peer reviewed, concluded that Rocketship students outperformed their peers in middle school </w:t>
      </w:r>
      <w:r w:rsidRPr="00330594">
        <w:rPr>
          <w:sz w:val="24"/>
          <w:rPrChange w:id="184" w:author="ABD" w:date="2024-04-30T20:01:00Z">
            <w:rPr/>
          </w:rPrChange>
        </w:rPr>
        <w:t>by roughly the amounts claimed on Rocketship’s web site, but just for the first year of middle school.</w:t>
      </w:r>
    </w:p>
    <w:p w14:paraId="61D382E0" w14:textId="6D3A013D" w:rsidR="00704A6D" w:rsidRPr="00330594" w:rsidRDefault="00A63FD1">
      <w:pPr>
        <w:pStyle w:val="BodyText"/>
        <w:rPr>
          <w:sz w:val="24"/>
          <w:rPrChange w:id="185" w:author="ABD" w:date="2024-04-30T20:01:00Z">
            <w:rPr/>
          </w:rPrChange>
        </w:rPr>
      </w:pPr>
      <w:r w:rsidRPr="00330594">
        <w:rPr>
          <w:sz w:val="24"/>
          <w:rPrChange w:id="186" w:author="ABD" w:date="2024-04-30T20:01:00Z">
            <w:rPr/>
          </w:rPrChange>
        </w:rPr>
        <w:t xml:space="preserve">Rocketship’s need for a robust pipeline of students is ever present, and </w:t>
      </w:r>
      <w:del w:id="187" w:author="ABD" w:date="2024-04-30T19:47:00Z">
        <w:r w:rsidRPr="00330594" w:rsidDel="003C2CEC">
          <w:rPr>
            <w:sz w:val="24"/>
            <w:rPrChange w:id="188" w:author="ABD" w:date="2024-04-30T20:01:00Z">
              <w:rPr/>
            </w:rPrChange>
          </w:rPr>
          <w:delText xml:space="preserve">so we see </w:delText>
        </w:r>
      </w:del>
      <w:ins w:id="189" w:author="ABD" w:date="2024-04-30T19:47:00Z">
        <w:r w:rsidR="003C2CEC" w:rsidRPr="00330594">
          <w:rPr>
            <w:sz w:val="24"/>
            <w:rPrChange w:id="190" w:author="ABD" w:date="2024-04-30T20:01:00Z">
              <w:rPr/>
            </w:rPrChange>
          </w:rPr>
          <w:t xml:space="preserve">there is a </w:t>
        </w:r>
      </w:ins>
      <w:r w:rsidRPr="00330594">
        <w:rPr>
          <w:sz w:val="24"/>
          <w:rPrChange w:id="191" w:author="ABD" w:date="2024-04-30T20:01:00Z">
            <w:rPr/>
          </w:rPrChange>
        </w:rPr>
        <w:t>rather loose interpretations of reports and claims that go beyond what</w:t>
      </w:r>
      <w:r w:rsidRPr="00330594">
        <w:rPr>
          <w:sz w:val="24"/>
          <w:rPrChange w:id="192" w:author="ABD" w:date="2024-04-30T20:01:00Z">
            <w:rPr/>
          </w:rPrChange>
        </w:rPr>
        <w:t xml:space="preserve"> the evidence supports, all in an effort to maintain a pipeline of students. It </w:t>
      </w:r>
      <w:del w:id="193" w:author="ABD" w:date="2024-04-30T19:48:00Z">
        <w:r w:rsidRPr="00330594" w:rsidDel="00482D6A">
          <w:rPr>
            <w:sz w:val="24"/>
            <w:rPrChange w:id="194" w:author="ABD" w:date="2024-04-30T20:01:00Z">
              <w:rPr/>
            </w:rPrChange>
          </w:rPr>
          <w:delText xml:space="preserve">ought to be </w:delText>
        </w:r>
      </w:del>
      <w:ins w:id="195" w:author="ABD" w:date="2024-04-30T19:48:00Z">
        <w:r w:rsidR="00482D6A" w:rsidRPr="00330594">
          <w:rPr>
            <w:sz w:val="24"/>
            <w:rPrChange w:id="196" w:author="ABD" w:date="2024-04-30T20:01:00Z">
              <w:rPr/>
            </w:rPrChange>
          </w:rPr>
          <w:t xml:space="preserve">is </w:t>
        </w:r>
        <w:proofErr w:type="spellStart"/>
        <w:r w:rsidR="00482D6A" w:rsidRPr="00330594">
          <w:rPr>
            <w:sz w:val="24"/>
            <w:rPrChange w:id="197" w:author="ABD" w:date="2024-04-30T20:01:00Z">
              <w:rPr/>
            </w:rPrChange>
          </w:rPr>
          <w:t>alos</w:t>
        </w:r>
        <w:proofErr w:type="spellEnd"/>
        <w:r w:rsidR="00482D6A" w:rsidRPr="00330594">
          <w:rPr>
            <w:sz w:val="24"/>
            <w:rPrChange w:id="198" w:author="ABD" w:date="2024-04-30T20:01:00Z">
              <w:rPr/>
            </w:rPrChange>
          </w:rPr>
          <w:t xml:space="preserve"> important to </w:t>
        </w:r>
      </w:ins>
      <w:r w:rsidRPr="00330594">
        <w:rPr>
          <w:sz w:val="24"/>
          <w:rPrChange w:id="199" w:author="ABD" w:date="2024-04-30T20:01:00Z">
            <w:rPr/>
          </w:rPrChange>
        </w:rPr>
        <w:t>mention</w:t>
      </w:r>
      <w:del w:id="200" w:author="ABD" w:date="2024-04-30T19:48:00Z">
        <w:r w:rsidRPr="00330594" w:rsidDel="00482D6A">
          <w:rPr>
            <w:sz w:val="24"/>
            <w:rPrChange w:id="201" w:author="ABD" w:date="2024-04-30T20:01:00Z">
              <w:rPr/>
            </w:rPrChange>
          </w:rPr>
          <w:delText>ed</w:delText>
        </w:r>
      </w:del>
      <w:r w:rsidRPr="00330594">
        <w:rPr>
          <w:sz w:val="24"/>
          <w:rPrChange w:id="202" w:author="ABD" w:date="2024-04-30T20:01:00Z">
            <w:rPr/>
          </w:rPrChange>
        </w:rPr>
        <w:t xml:space="preserve"> that charter schools are sometimes picky about what students they’d like to see enrolled. </w:t>
      </w:r>
      <w:proofErr w:type="spellStart"/>
      <w:r w:rsidRPr="00330594">
        <w:rPr>
          <w:sz w:val="24"/>
          <w:rPrChange w:id="203" w:author="ABD" w:date="2024-04-30T20:01:00Z">
            <w:rPr/>
          </w:rPrChange>
        </w:rPr>
        <w:t>Mommandi</w:t>
      </w:r>
      <w:proofErr w:type="spellEnd"/>
      <w:r w:rsidRPr="00330594">
        <w:rPr>
          <w:sz w:val="24"/>
          <w:rPrChange w:id="204" w:author="ABD" w:date="2024-04-30T20:01:00Z">
            <w:rPr/>
          </w:rPrChange>
        </w:rPr>
        <w:t xml:space="preserve"> and </w:t>
      </w:r>
      <w:proofErr w:type="spellStart"/>
      <w:r w:rsidRPr="00330594">
        <w:rPr>
          <w:sz w:val="24"/>
          <w:rPrChange w:id="205" w:author="ABD" w:date="2024-04-30T20:01:00Z">
            <w:rPr/>
          </w:rPrChange>
        </w:rPr>
        <w:t>Welner</w:t>
      </w:r>
      <w:proofErr w:type="spellEnd"/>
      <w:r w:rsidRPr="00330594">
        <w:rPr>
          <w:sz w:val="24"/>
          <w:rPrChange w:id="206" w:author="ABD" w:date="2024-04-30T20:01:00Z">
            <w:rPr/>
          </w:rPrChange>
        </w:rPr>
        <w:t xml:space="preserve"> </w:t>
      </w:r>
      <w:ins w:id="207" w:author="ABD" w:date="2024-04-30T19:48:00Z">
        <w:r w:rsidR="006C2AA1" w:rsidRPr="00330594">
          <w:rPr>
            <w:sz w:val="24"/>
            <w:rPrChange w:id="208" w:author="ABD" w:date="2024-04-30T20:01:00Z">
              <w:rPr/>
            </w:rPrChange>
          </w:rPr>
          <w:t xml:space="preserve">(2021) </w:t>
        </w:r>
      </w:ins>
      <w:r w:rsidRPr="00330594">
        <w:rPr>
          <w:sz w:val="24"/>
          <w:rPrChange w:id="209" w:author="ABD" w:date="2024-04-30T20:01:00Z">
            <w:rPr/>
          </w:rPrChange>
        </w:rPr>
        <w:t xml:space="preserve">summarize their own book, </w:t>
      </w:r>
      <w:r w:rsidRPr="00330594">
        <w:rPr>
          <w:i/>
          <w:iCs/>
          <w:sz w:val="24"/>
          <w:rPrChange w:id="210" w:author="ABD" w:date="2024-04-30T20:01:00Z">
            <w:rPr>
              <w:i/>
              <w:iCs/>
            </w:rPr>
          </w:rPrChange>
        </w:rPr>
        <w:t>School’s Choice: H</w:t>
      </w:r>
      <w:r w:rsidRPr="00330594">
        <w:rPr>
          <w:i/>
          <w:iCs/>
          <w:sz w:val="24"/>
          <w:rPrChange w:id="211" w:author="ABD" w:date="2024-04-30T20:01:00Z">
            <w:rPr>
              <w:i/>
              <w:iCs/>
            </w:rPr>
          </w:rPrChange>
        </w:rPr>
        <w:t>ow Charter Schools Control Access and Shape Enrollment</w:t>
      </w:r>
      <w:r w:rsidRPr="00330594">
        <w:rPr>
          <w:sz w:val="24"/>
          <w:rPrChange w:id="212" w:author="ABD" w:date="2024-04-30T20:01:00Z">
            <w:rPr/>
          </w:rPrChange>
        </w:rPr>
        <w:t>, which details</w:t>
      </w:r>
      <w:r w:rsidRPr="00330594">
        <w:rPr>
          <w:sz w:val="24"/>
          <w:rPrChange w:id="213" w:author="ABD" w:date="2024-04-30T20:01:00Z">
            <w:rPr/>
          </w:rPrChange>
        </w:rPr>
        <w:t xml:space="preserve"> how charter schools influence which students enroll. They have placed the</w:t>
      </w:r>
      <w:del w:id="214" w:author="ABD" w:date="2024-04-30T19:49:00Z">
        <w:r w:rsidRPr="00330594" w:rsidDel="006C2AA1">
          <w:rPr>
            <w:sz w:val="24"/>
            <w:rPrChange w:id="215" w:author="ABD" w:date="2024-04-30T20:01:00Z">
              <w:rPr/>
            </w:rPrChange>
          </w:rPr>
          <w:delText>y</w:delText>
        </w:r>
      </w:del>
      <w:r w:rsidRPr="00330594">
        <w:rPr>
          <w:sz w:val="24"/>
          <w:rPrChange w:id="216" w:author="ABD" w:date="2024-04-30T20:01:00Z">
            <w:rPr/>
          </w:rPrChange>
        </w:rPr>
        <w:t xml:space="preserve"> ways</w:t>
      </w:r>
      <w:ins w:id="217" w:author="ABD" w:date="2024-04-30T19:49:00Z">
        <w:r w:rsidR="00A8021A" w:rsidRPr="00330594">
          <w:rPr>
            <w:sz w:val="24"/>
            <w:rPrChange w:id="218" w:author="ABD" w:date="2024-04-30T20:01:00Z">
              <w:rPr/>
            </w:rPrChange>
          </w:rPr>
          <w:t xml:space="preserve"> that</w:t>
        </w:r>
      </w:ins>
      <w:r w:rsidRPr="00330594">
        <w:rPr>
          <w:sz w:val="24"/>
          <w:rPrChange w:id="219" w:author="ABD" w:date="2024-04-30T20:01:00Z">
            <w:rPr/>
          </w:rPrChange>
        </w:rPr>
        <w:t xml:space="preserve"> </w:t>
      </w:r>
      <w:del w:id="220" w:author="ABD" w:date="2024-04-30T19:49:00Z">
        <w:r w:rsidRPr="00330594" w:rsidDel="00A8021A">
          <w:rPr>
            <w:sz w:val="24"/>
            <w:rPrChange w:id="221" w:author="ABD" w:date="2024-04-30T20:01:00Z">
              <w:rPr/>
            </w:rPrChange>
          </w:rPr>
          <w:delText>“how</w:delText>
        </w:r>
      </w:del>
      <w:r w:rsidRPr="00330594">
        <w:rPr>
          <w:sz w:val="24"/>
          <w:rPrChange w:id="222" w:author="ABD" w:date="2024-04-30T20:01:00Z">
            <w:rPr/>
          </w:rPrChange>
        </w:rPr>
        <w:t xml:space="preserve"> </w:t>
      </w:r>
      <w:ins w:id="223" w:author="ABD" w:date="2024-04-30T19:49:00Z">
        <w:r w:rsidR="00A8021A" w:rsidRPr="00330594">
          <w:rPr>
            <w:sz w:val="24"/>
            <w:rPrChange w:id="224" w:author="ABD" w:date="2024-04-30T20:01:00Z">
              <w:rPr/>
            </w:rPrChange>
          </w:rPr>
          <w:t>“</w:t>
        </w:r>
      </w:ins>
      <w:r w:rsidRPr="00330594">
        <w:rPr>
          <w:sz w:val="24"/>
          <w:rPrChange w:id="225" w:author="ABD" w:date="2024-04-30T20:01:00Z">
            <w:rPr/>
          </w:rPrChange>
        </w:rPr>
        <w:t>charter schools control access and shape enrollment” into 13 general categories. Rocketship, for exam</w:t>
      </w:r>
      <w:r w:rsidRPr="00330594">
        <w:rPr>
          <w:sz w:val="24"/>
          <w:rPrChange w:id="226" w:author="ABD" w:date="2024-04-30T20:01:00Z">
            <w:rPr/>
          </w:rPrChange>
        </w:rPr>
        <w:t xml:space="preserve">ple, only accepts students in grades K–5. This </w:t>
      </w:r>
      <w:ins w:id="227" w:author="ABD" w:date="2024-04-30T19:49:00Z">
        <w:r w:rsidR="00FD095B" w:rsidRPr="00330594">
          <w:rPr>
            <w:sz w:val="24"/>
            <w:rPrChange w:id="228" w:author="ABD" w:date="2024-04-30T20:01:00Z">
              <w:rPr/>
            </w:rPrChange>
          </w:rPr>
          <w:t xml:space="preserve">outcome </w:t>
        </w:r>
      </w:ins>
      <w:r w:rsidRPr="00330594">
        <w:rPr>
          <w:sz w:val="24"/>
          <w:rPrChange w:id="229" w:author="ABD" w:date="2024-04-30T20:01:00Z">
            <w:rPr/>
          </w:rPrChange>
        </w:rPr>
        <w:t xml:space="preserve">might fall into the first of their categories, Description and Design: Which </w:t>
      </w:r>
      <w:proofErr w:type="gramStart"/>
      <w:r w:rsidRPr="00330594">
        <w:rPr>
          <w:sz w:val="24"/>
          <w:rPrChange w:id="230" w:author="ABD" w:date="2024-04-30T20:01:00Z">
            <w:rPr/>
          </w:rPrChange>
        </w:rPr>
        <w:t>Niche?,</w:t>
      </w:r>
      <w:proofErr w:type="gramEnd"/>
      <w:r w:rsidRPr="00330594">
        <w:rPr>
          <w:sz w:val="24"/>
          <w:rPrChange w:id="231" w:author="ABD" w:date="2024-04-30T20:01:00Z">
            <w:rPr/>
          </w:rPrChange>
        </w:rPr>
        <w:t xml:space="preserve"> where “charter schools’ description and design may influence applicant pools by </w:t>
      </w:r>
      <w:r w:rsidRPr="00330594">
        <w:rPr>
          <w:sz w:val="24"/>
          <w:rPrChange w:id="232" w:author="ABD" w:date="2024-04-30T20:01:00Z">
            <w:rPr/>
          </w:rPrChange>
        </w:rPr>
        <w:lastRenderedPageBreak/>
        <w:t>indicating the students they seek to serve”.</w:t>
      </w:r>
      <w:r w:rsidRPr="00330594">
        <w:rPr>
          <w:rStyle w:val="FootnoteReference"/>
          <w:sz w:val="24"/>
          <w:rPrChange w:id="233" w:author="ABD" w:date="2024-04-30T20:01:00Z">
            <w:rPr>
              <w:rStyle w:val="FootnoteReference"/>
            </w:rPr>
          </w:rPrChange>
        </w:rPr>
        <w:footnoteReference w:id="3"/>
      </w:r>
      <w:r w:rsidRPr="00330594">
        <w:rPr>
          <w:sz w:val="24"/>
          <w:rPrChange w:id="234" w:author="ABD" w:date="2024-04-30T20:01:00Z">
            <w:rPr/>
          </w:rPrChange>
        </w:rPr>
        <w:t xml:space="preserve"> Leung et al.</w:t>
      </w:r>
      <w:ins w:id="235" w:author="ABD" w:date="2024-04-30T19:50:00Z">
        <w:r w:rsidR="00FD095B" w:rsidRPr="00330594">
          <w:rPr>
            <w:sz w:val="24"/>
            <w:rPrChange w:id="236" w:author="ABD" w:date="2024-04-30T20:01:00Z">
              <w:rPr/>
            </w:rPrChange>
          </w:rPr>
          <w:t xml:space="preserve"> (2016</w:t>
        </w:r>
      </w:ins>
      <w:ins w:id="237" w:author="ABD" w:date="2024-04-30T19:51:00Z">
        <w:r w:rsidR="00FD095B" w:rsidRPr="00330594">
          <w:rPr>
            <w:sz w:val="24"/>
            <w:rPrChange w:id="238" w:author="ABD" w:date="2024-04-30T20:01:00Z">
              <w:rPr/>
            </w:rPrChange>
          </w:rPr>
          <w:t>)</w:t>
        </w:r>
      </w:ins>
      <w:r w:rsidRPr="00330594">
        <w:rPr>
          <w:sz w:val="24"/>
          <w:rPrChange w:id="239" w:author="ABD" w:date="2024-04-30T20:01:00Z">
            <w:rPr/>
          </w:rPrChange>
        </w:rPr>
        <w:t xml:space="preserve"> cover the same ground as </w:t>
      </w:r>
      <w:proofErr w:type="spellStart"/>
      <w:r w:rsidRPr="00330594">
        <w:rPr>
          <w:sz w:val="24"/>
          <w:rPrChange w:id="240" w:author="ABD" w:date="2024-04-30T20:01:00Z">
            <w:rPr/>
          </w:rPrChange>
        </w:rPr>
        <w:t>Mommandi</w:t>
      </w:r>
      <w:proofErr w:type="spellEnd"/>
      <w:r w:rsidRPr="00330594">
        <w:rPr>
          <w:sz w:val="24"/>
          <w:rPrChange w:id="241" w:author="ABD" w:date="2024-04-30T20:01:00Z">
            <w:rPr/>
          </w:rPrChange>
        </w:rPr>
        <w:t xml:space="preserve"> and </w:t>
      </w:r>
      <w:proofErr w:type="spellStart"/>
      <w:r w:rsidRPr="00330594">
        <w:rPr>
          <w:sz w:val="24"/>
          <w:rPrChange w:id="242" w:author="ABD" w:date="2024-04-30T20:01:00Z">
            <w:rPr/>
          </w:rPrChange>
        </w:rPr>
        <w:t>Welner</w:t>
      </w:r>
      <w:proofErr w:type="spellEnd"/>
      <w:ins w:id="243" w:author="ABD" w:date="2024-04-30T19:51:00Z">
        <w:r w:rsidR="00FD095B" w:rsidRPr="00330594">
          <w:rPr>
            <w:sz w:val="24"/>
            <w:rPrChange w:id="244" w:author="ABD" w:date="2024-04-30T20:01:00Z">
              <w:rPr/>
            </w:rPrChange>
          </w:rPr>
          <w:t xml:space="preserve"> (2021)</w:t>
        </w:r>
      </w:ins>
      <w:r w:rsidRPr="00330594">
        <w:rPr>
          <w:sz w:val="24"/>
          <w:rPrChange w:id="245" w:author="ABD" w:date="2024-04-30T20:01:00Z">
            <w:rPr/>
          </w:rPrChange>
        </w:rPr>
        <w:t>, for charter schools at the national level, but restrict themselves to practices that are strictly illegal.</w:t>
      </w:r>
    </w:p>
    <w:p w14:paraId="0A50B541" w14:textId="77777777" w:rsidR="00704A6D" w:rsidRPr="00330594" w:rsidRDefault="00A63FD1">
      <w:pPr>
        <w:pStyle w:val="BodyText"/>
        <w:rPr>
          <w:sz w:val="24"/>
          <w:rPrChange w:id="246" w:author="ABD" w:date="2024-04-30T20:01:00Z">
            <w:rPr/>
          </w:rPrChange>
        </w:rPr>
      </w:pPr>
      <w:r w:rsidRPr="00330594">
        <w:rPr>
          <w:sz w:val="24"/>
          <w:rPrChange w:id="247" w:author="ABD" w:date="2024-04-30T20:01:00Z">
            <w:rPr/>
          </w:rPrChange>
        </w:rPr>
        <w:t>Charter schools’ search for students is an unintended consequence of charter school law</w:t>
      </w:r>
      <w:r w:rsidRPr="00330594">
        <w:rPr>
          <w:sz w:val="24"/>
          <w:rPrChange w:id="248" w:author="ABD" w:date="2024-04-30T20:01:00Z">
            <w:rPr/>
          </w:rPrChange>
        </w:rPr>
        <w:t>. Although the law deliberately intended that there be competition, there was no recognition that charter schools would in any way spend time enticing students to enroll. The expectation seems to be that students will magically present themselves for enrol</w:t>
      </w:r>
      <w:r w:rsidRPr="00330594">
        <w:rPr>
          <w:sz w:val="24"/>
          <w:rPrChange w:id="249" w:author="ABD" w:date="2024-04-30T20:01:00Z">
            <w:rPr/>
          </w:rPrChange>
        </w:rPr>
        <w:t>lment without the need for extensive marketing, a subject covered in the next section.</w:t>
      </w:r>
    </w:p>
    <w:p w14:paraId="554624FA" w14:textId="77777777" w:rsidR="00704A6D" w:rsidRPr="00330594" w:rsidRDefault="00A63FD1">
      <w:pPr>
        <w:pStyle w:val="Heading2"/>
        <w:rPr>
          <w:sz w:val="24"/>
          <w:szCs w:val="24"/>
          <w:rPrChange w:id="250" w:author="ABD" w:date="2024-04-30T20:01:00Z">
            <w:rPr/>
          </w:rPrChange>
        </w:rPr>
      </w:pPr>
      <w:r w:rsidRPr="00330594">
        <w:rPr>
          <w:sz w:val="24"/>
          <w:szCs w:val="24"/>
          <w:rPrChange w:id="251" w:author="ABD" w:date="2024-04-30T20:01:00Z">
            <w:rPr/>
          </w:rPrChange>
        </w:rPr>
        <w:t>The Need for Marketing</w:t>
      </w:r>
    </w:p>
    <w:p w14:paraId="7F0564A8" w14:textId="77777777" w:rsidR="00704A6D" w:rsidRPr="00330594" w:rsidRDefault="00A63FD1">
      <w:pPr>
        <w:pStyle w:val="BodyText"/>
        <w:rPr>
          <w:sz w:val="24"/>
          <w:rPrChange w:id="252" w:author="ABD" w:date="2024-04-30T20:01:00Z">
            <w:rPr/>
          </w:rPrChange>
        </w:rPr>
      </w:pPr>
      <w:r w:rsidRPr="00330594">
        <w:rPr>
          <w:sz w:val="24"/>
          <w:rPrChange w:id="253" w:author="ABD" w:date="2024-04-30T20:01:00Z">
            <w:rPr/>
          </w:rPrChange>
        </w:rPr>
        <w:t>One requirement that charter schools need to meet before being allowed to open is to circulate a petition to obtain the signatures of parents “mea</w:t>
      </w:r>
      <w:r w:rsidRPr="00330594">
        <w:rPr>
          <w:sz w:val="24"/>
          <w:rPrChange w:id="254" w:author="ABD" w:date="2024-04-30T20:01:00Z">
            <w:rPr/>
          </w:rPrChange>
        </w:rPr>
        <w:t xml:space="preserve">ningfully interested” in having their child attend that charter school. This is the first marketing effort that charter schools undertake and it is usually a </w:t>
      </w:r>
      <w:proofErr w:type="gramStart"/>
      <w:r w:rsidRPr="00330594">
        <w:rPr>
          <w:sz w:val="24"/>
          <w:rPrChange w:id="255" w:author="ABD" w:date="2024-04-30T20:01:00Z">
            <w:rPr/>
          </w:rPrChange>
        </w:rPr>
        <w:t>low key</w:t>
      </w:r>
      <w:proofErr w:type="gramEnd"/>
      <w:r w:rsidRPr="00330594">
        <w:rPr>
          <w:sz w:val="24"/>
          <w:rPrChange w:id="256" w:author="ABD" w:date="2024-04-30T20:01:00Z">
            <w:rPr/>
          </w:rPrChange>
        </w:rPr>
        <w:t xml:space="preserve"> affair. But, even before a single student enrolls, the ground has been prepared by sophist</w:t>
      </w:r>
      <w:r w:rsidRPr="00330594">
        <w:rPr>
          <w:sz w:val="24"/>
          <w:rPrChange w:id="257" w:author="ABD" w:date="2024-04-30T20:01:00Z">
            <w:rPr/>
          </w:rPrChange>
        </w:rPr>
        <w:t>icated marketing at the national and local levels.</w:t>
      </w:r>
    </w:p>
    <w:p w14:paraId="0CF37912" w14:textId="0A5E3FA4" w:rsidR="00704A6D" w:rsidRPr="00330594" w:rsidRDefault="00A63FD1">
      <w:pPr>
        <w:pStyle w:val="BodyText"/>
        <w:rPr>
          <w:sz w:val="24"/>
          <w:rPrChange w:id="258" w:author="ABD" w:date="2024-04-30T20:01:00Z">
            <w:rPr/>
          </w:rPrChange>
        </w:rPr>
      </w:pPr>
      <w:r w:rsidRPr="00330594">
        <w:rPr>
          <w:sz w:val="24"/>
          <w:rPrChange w:id="259" w:author="ABD" w:date="2024-04-30T20:01:00Z">
            <w:rPr/>
          </w:rPrChange>
        </w:rPr>
        <w:t>The first exposure</w:t>
      </w:r>
      <w:ins w:id="260" w:author="ABD" w:date="2024-04-30T19:52:00Z">
        <w:r w:rsidR="003B427A" w:rsidRPr="00330594">
          <w:rPr>
            <w:sz w:val="24"/>
            <w:rPrChange w:id="261" w:author="ABD" w:date="2024-04-30T20:01:00Z">
              <w:rPr/>
            </w:rPrChange>
          </w:rPr>
          <w:t>s</w:t>
        </w:r>
      </w:ins>
      <w:r w:rsidRPr="00330594">
        <w:rPr>
          <w:sz w:val="24"/>
          <w:rPrChange w:id="262" w:author="ABD" w:date="2024-04-30T20:01:00Z">
            <w:rPr/>
          </w:rPrChange>
        </w:rPr>
        <w:t xml:space="preserve"> </w:t>
      </w:r>
      <w:del w:id="263" w:author="ABD" w:date="2024-04-30T19:52:00Z">
        <w:r w:rsidRPr="00330594" w:rsidDel="00BC15D5">
          <w:rPr>
            <w:sz w:val="24"/>
            <w:rPrChange w:id="264" w:author="ABD" w:date="2024-04-30T20:01:00Z">
              <w:rPr/>
            </w:rPrChange>
          </w:rPr>
          <w:delText xml:space="preserve">for </w:delText>
        </w:r>
      </w:del>
      <w:ins w:id="265" w:author="ABD" w:date="2024-04-30T19:52:00Z">
        <w:r w:rsidR="00BC15D5" w:rsidRPr="00330594">
          <w:rPr>
            <w:sz w:val="24"/>
            <w:rPrChange w:id="266" w:author="ABD" w:date="2024-04-30T20:01:00Z">
              <w:rPr/>
            </w:rPrChange>
          </w:rPr>
          <w:t xml:space="preserve">that </w:t>
        </w:r>
      </w:ins>
      <w:r w:rsidRPr="00330594">
        <w:rPr>
          <w:sz w:val="24"/>
          <w:rPrChange w:id="267" w:author="ABD" w:date="2024-04-30T20:01:00Z">
            <w:rPr/>
          </w:rPrChange>
        </w:rPr>
        <w:t xml:space="preserve">most people </w:t>
      </w:r>
      <w:ins w:id="268" w:author="ABD" w:date="2024-04-30T19:52:00Z">
        <w:r w:rsidR="00BC15D5" w:rsidRPr="00330594">
          <w:rPr>
            <w:sz w:val="24"/>
            <w:rPrChange w:id="269" w:author="ABD" w:date="2024-04-30T20:01:00Z">
              <w:rPr/>
            </w:rPrChange>
          </w:rPr>
          <w:t xml:space="preserve">experience </w:t>
        </w:r>
      </w:ins>
      <w:r w:rsidRPr="00330594">
        <w:rPr>
          <w:sz w:val="24"/>
          <w:rPrChange w:id="270" w:author="ABD" w:date="2024-04-30T20:01:00Z">
            <w:rPr/>
          </w:rPrChange>
        </w:rPr>
        <w:t xml:space="preserve">are the names chosen for charter schools and related entities, for example: Rocketship, New America, Knowledge is Power Program, High Tech High, </w:t>
      </w:r>
      <w:proofErr w:type="spellStart"/>
      <w:r w:rsidRPr="00330594">
        <w:rPr>
          <w:sz w:val="24"/>
          <w:rPrChange w:id="271" w:author="ABD" w:date="2024-04-30T20:01:00Z">
            <w:rPr/>
          </w:rPrChange>
        </w:rPr>
        <w:t>IndySTEAM</w:t>
      </w:r>
      <w:proofErr w:type="spellEnd"/>
      <w:r w:rsidRPr="00330594">
        <w:rPr>
          <w:sz w:val="24"/>
          <w:rPrChange w:id="272" w:author="ABD" w:date="2024-04-30T20:01:00Z">
            <w:rPr/>
          </w:rPrChange>
        </w:rPr>
        <w:t>, Uncommon Schoo</w:t>
      </w:r>
      <w:r w:rsidRPr="00330594">
        <w:rPr>
          <w:sz w:val="24"/>
          <w:rPrChange w:id="273" w:author="ABD" w:date="2024-04-30T20:01:00Z">
            <w:rPr/>
          </w:rPrChange>
        </w:rPr>
        <w:t>ls, and one which makes two impressions at once, Aspire Public Schools. Names are critically important because they are repeated over and over, and they assume an outsized influence on the perception of a charter school or charter management organization (</w:t>
      </w:r>
      <w:r w:rsidRPr="00330594">
        <w:rPr>
          <w:sz w:val="24"/>
          <w:rPrChange w:id="274" w:author="ABD" w:date="2024-04-30T20:01:00Z">
            <w:rPr/>
          </w:rPrChange>
        </w:rPr>
        <w:t>CMO). All things being equal, would you rather your child go to a charter named after your boring city or to public school whose children aspire to great things?</w:t>
      </w:r>
    </w:p>
    <w:p w14:paraId="73785AB6" w14:textId="65294825" w:rsidR="00704A6D" w:rsidRPr="00330594" w:rsidRDefault="00A63FD1">
      <w:pPr>
        <w:pStyle w:val="BodyText"/>
        <w:rPr>
          <w:sz w:val="24"/>
          <w:rPrChange w:id="275" w:author="ABD" w:date="2024-04-30T20:01:00Z">
            <w:rPr/>
          </w:rPrChange>
        </w:rPr>
      </w:pPr>
      <w:r w:rsidRPr="00330594">
        <w:rPr>
          <w:sz w:val="24"/>
          <w:rPrChange w:id="276" w:author="ABD" w:date="2024-04-30T20:01:00Z">
            <w:rPr/>
          </w:rPrChange>
        </w:rPr>
        <w:t xml:space="preserve">Nationally, many marketing firms specialize in charter schools. Google reports </w:t>
      </w:r>
      <w:r w:rsidRPr="00330594">
        <w:rPr>
          <w:sz w:val="24"/>
          <w:rPrChange w:id="277" w:author="ABD" w:date="2024-04-30T20:01:00Z">
            <w:rPr/>
          </w:rPrChange>
        </w:rPr>
        <w:lastRenderedPageBreak/>
        <w:t xml:space="preserve">7,630,000 hits </w:t>
      </w:r>
      <w:r w:rsidRPr="00330594">
        <w:rPr>
          <w:sz w:val="24"/>
          <w:rPrChange w:id="278" w:author="ABD" w:date="2024-04-30T20:01:00Z">
            <w:rPr/>
          </w:rPrChange>
        </w:rPr>
        <w:t>for the search string “charter school marketing firms”.</w:t>
      </w:r>
      <w:r w:rsidRPr="00330594">
        <w:rPr>
          <w:rStyle w:val="FootnoteReference"/>
          <w:sz w:val="24"/>
          <w:rPrChange w:id="279" w:author="ABD" w:date="2024-04-30T20:01:00Z">
            <w:rPr>
              <w:rStyle w:val="FootnoteReference"/>
            </w:rPr>
          </w:rPrChange>
        </w:rPr>
        <w:footnoteReference w:id="4"/>
      </w:r>
      <w:r w:rsidRPr="00330594">
        <w:rPr>
          <w:sz w:val="24"/>
          <w:rPrChange w:id="280" w:author="ABD" w:date="2024-04-30T20:01:00Z">
            <w:rPr/>
          </w:rPrChange>
        </w:rPr>
        <w:t xml:space="preserve"> There are also dozens of charter school advocacy organizations producing social media postings, blog articles, and reports which promote charter schools. All of them claim to be unbiased, with only the welfare of children in mind. An example is The74</w:t>
      </w:r>
      <w:r w:rsidRPr="00330594">
        <w:rPr>
          <w:rStyle w:val="FootnoteReference"/>
          <w:sz w:val="24"/>
          <w:rPrChange w:id="281" w:author="ABD" w:date="2024-04-30T20:01:00Z">
            <w:rPr>
              <w:rStyle w:val="FootnoteReference"/>
            </w:rPr>
          </w:rPrChange>
        </w:rPr>
        <w:footnoteReference w:id="5"/>
      </w:r>
      <w:r w:rsidRPr="00330594">
        <w:rPr>
          <w:sz w:val="24"/>
          <w:rPrChange w:id="282" w:author="ABD" w:date="2024-04-30T20:01:00Z">
            <w:rPr/>
          </w:rPrChange>
        </w:rPr>
        <w:t>, a</w:t>
      </w:r>
      <w:r w:rsidRPr="00330594">
        <w:rPr>
          <w:sz w:val="24"/>
          <w:rPrChange w:id="283" w:author="ABD" w:date="2024-04-30T20:01:00Z">
            <w:rPr/>
          </w:rPrChange>
        </w:rPr>
        <w:t xml:space="preserve"> reference to the 74 million children who were in public schools in the U.S. at the time The74 was founded. A glance at who supports them shows many </w:t>
      </w:r>
      <w:del w:id="284" w:author="ABD" w:date="2024-04-30T19:53:00Z">
        <w:r w:rsidRPr="00330594" w:rsidDel="00303D35">
          <w:rPr>
            <w:sz w:val="24"/>
            <w:rPrChange w:id="285" w:author="ABD" w:date="2024-04-30T20:01:00Z">
              <w:rPr/>
            </w:rPrChange>
          </w:rPr>
          <w:delText xml:space="preserve">of hugely </w:delText>
        </w:r>
      </w:del>
      <w:r w:rsidRPr="00330594">
        <w:rPr>
          <w:sz w:val="24"/>
          <w:rPrChange w:id="286" w:author="ABD" w:date="2024-04-30T20:01:00Z">
            <w:rPr/>
          </w:rPrChange>
        </w:rPr>
        <w:t>wealthy foundations known to be charter school supporters: the Bill &amp; Melinda Gates Foundation, t</w:t>
      </w:r>
      <w:r w:rsidRPr="00330594">
        <w:rPr>
          <w:sz w:val="24"/>
          <w:rPrChange w:id="287" w:author="ABD" w:date="2024-04-30T20:01:00Z">
            <w:rPr/>
          </w:rPrChange>
        </w:rPr>
        <w:t>he Chan Zuckerberg Initiative, the Walton Family Foundation.</w:t>
      </w:r>
      <w:r w:rsidRPr="00330594">
        <w:rPr>
          <w:rStyle w:val="FootnoteReference"/>
          <w:sz w:val="24"/>
          <w:rPrChange w:id="288" w:author="ABD" w:date="2024-04-30T20:01:00Z">
            <w:rPr>
              <w:rStyle w:val="FootnoteReference"/>
            </w:rPr>
          </w:rPrChange>
        </w:rPr>
        <w:footnoteReference w:id="6"/>
      </w:r>
      <w:r w:rsidRPr="00330594">
        <w:rPr>
          <w:sz w:val="24"/>
          <w:rPrChange w:id="289" w:author="ABD" w:date="2024-04-30T20:01:00Z">
            <w:rPr/>
          </w:rPrChange>
        </w:rPr>
        <w:t xml:space="preserve"> For a more </w:t>
      </w:r>
      <w:proofErr w:type="gramStart"/>
      <w:r w:rsidRPr="00330594">
        <w:rPr>
          <w:sz w:val="24"/>
          <w:rPrChange w:id="290" w:author="ABD" w:date="2024-04-30T20:01:00Z">
            <w:rPr/>
          </w:rPrChange>
        </w:rPr>
        <w:t>in depth</w:t>
      </w:r>
      <w:proofErr w:type="gramEnd"/>
      <w:r w:rsidRPr="00330594">
        <w:rPr>
          <w:sz w:val="24"/>
          <w:rPrChange w:id="291" w:author="ABD" w:date="2024-04-30T20:01:00Z">
            <w:rPr/>
          </w:rPrChange>
        </w:rPr>
        <w:t xml:space="preserve"> treatment of charter school marketing, see Lamberti (2015) who dissects charter school marketing in Chicago. He says, “It’s clear that charters use marketing to create custo</w:t>
      </w:r>
      <w:r w:rsidRPr="00330594">
        <w:rPr>
          <w:sz w:val="24"/>
          <w:rPrChange w:id="292" w:author="ABD" w:date="2024-04-30T20:01:00Z">
            <w:rPr/>
          </w:rPrChange>
        </w:rPr>
        <w:t xml:space="preserve">mers for their schools not by helping parents make rational choices, but by appealing to values through messages that make charters feel like fresher, better alternatives to traditional public schools” (Lamberti, </w:t>
      </w:r>
      <w:r w:rsidRPr="00330594">
        <w:rPr>
          <w:sz w:val="24"/>
          <w:rPrChange w:id="293" w:author="ABD" w:date="2024-04-30T20:01:00Z">
            <w:rPr/>
          </w:rPrChange>
        </w:rPr>
        <w:fldChar w:fldCharType="begin"/>
      </w:r>
      <w:r w:rsidRPr="00330594">
        <w:rPr>
          <w:sz w:val="24"/>
          <w:rPrChange w:id="294" w:author="ABD" w:date="2024-04-30T20:01:00Z">
            <w:rPr/>
          </w:rPrChange>
        </w:rPr>
        <w:instrText xml:space="preserve"> HYPERLINK \l "_bookmark18" \h </w:instrText>
      </w:r>
      <w:r w:rsidRPr="00330594">
        <w:rPr>
          <w:sz w:val="24"/>
          <w:rPrChange w:id="295" w:author="ABD" w:date="2024-04-30T20:01:00Z">
            <w:rPr/>
          </w:rPrChange>
        </w:rPr>
        <w:fldChar w:fldCharType="separate"/>
      </w:r>
      <w:r w:rsidRPr="00330594">
        <w:rPr>
          <w:sz w:val="24"/>
          <w:rPrChange w:id="296" w:author="ABD" w:date="2024-04-30T20:01:00Z">
            <w:rPr/>
          </w:rPrChange>
        </w:rPr>
        <w:t>2015,</w:t>
      </w:r>
      <w:r w:rsidRPr="00330594">
        <w:rPr>
          <w:sz w:val="24"/>
          <w:rPrChange w:id="297" w:author="ABD" w:date="2024-04-30T20:01:00Z">
            <w:rPr/>
          </w:rPrChange>
        </w:rPr>
        <w:fldChar w:fldCharType="end"/>
      </w:r>
      <w:r w:rsidRPr="00330594">
        <w:rPr>
          <w:sz w:val="24"/>
          <w:rPrChange w:id="298" w:author="ABD" w:date="2024-04-30T20:01:00Z">
            <w:rPr/>
          </w:rPrChange>
        </w:rPr>
        <w:t xml:space="preserve"> p. </w:t>
      </w:r>
      <w:r w:rsidRPr="00330594">
        <w:rPr>
          <w:sz w:val="24"/>
          <w:rPrChange w:id="299" w:author="ABD" w:date="2024-04-30T20:01:00Z">
            <w:rPr/>
          </w:rPrChange>
        </w:rPr>
        <w:t>2).</w:t>
      </w:r>
    </w:p>
    <w:p w14:paraId="6B3CFAA4" w14:textId="304C3EA2" w:rsidR="00704A6D" w:rsidRPr="00330594" w:rsidRDefault="00A63FD1">
      <w:pPr>
        <w:pStyle w:val="BodyText"/>
        <w:rPr>
          <w:sz w:val="24"/>
          <w:rPrChange w:id="300" w:author="ABD" w:date="2024-04-30T20:01:00Z">
            <w:rPr/>
          </w:rPrChange>
        </w:rPr>
      </w:pPr>
      <w:r w:rsidRPr="00330594">
        <w:rPr>
          <w:sz w:val="24"/>
          <w:rPrChange w:id="301" w:author="ABD" w:date="2024-04-30T20:01:00Z">
            <w:rPr/>
          </w:rPrChange>
        </w:rPr>
        <w:t>Locally, Rocketship makes heavy use of its web site to promote itself, but relies on Innovate Public Schools</w:t>
      </w:r>
      <w:r w:rsidRPr="00330594">
        <w:rPr>
          <w:rStyle w:val="FootnoteReference"/>
          <w:sz w:val="24"/>
          <w:rPrChange w:id="302" w:author="ABD" w:date="2024-04-30T20:01:00Z">
            <w:rPr>
              <w:rStyle w:val="FootnoteReference"/>
            </w:rPr>
          </w:rPrChange>
        </w:rPr>
        <w:footnoteReference w:id="7"/>
      </w:r>
      <w:r w:rsidRPr="00330594">
        <w:rPr>
          <w:sz w:val="24"/>
          <w:rPrChange w:id="303" w:author="ABD" w:date="2024-04-30T20:01:00Z">
            <w:rPr/>
          </w:rPrChange>
        </w:rPr>
        <w:t xml:space="preserve"> to spread its message to the wider community.</w:t>
      </w:r>
      <w:r w:rsidRPr="00330594">
        <w:rPr>
          <w:rStyle w:val="FootnoteReference"/>
          <w:sz w:val="24"/>
          <w:rPrChange w:id="304" w:author="ABD" w:date="2024-04-30T20:01:00Z">
            <w:rPr>
              <w:rStyle w:val="FootnoteReference"/>
            </w:rPr>
          </w:rPrChange>
        </w:rPr>
        <w:footnoteReference w:id="8"/>
      </w:r>
      <w:r w:rsidRPr="00330594">
        <w:rPr>
          <w:sz w:val="24"/>
          <w:rPrChange w:id="306" w:author="ABD" w:date="2024-04-30T20:01:00Z">
            <w:rPr/>
          </w:rPrChange>
        </w:rPr>
        <w:t xml:space="preserve"> Innovate has been relentless in promoting charters. They hit upon rating schools, TPSs and ch</w:t>
      </w:r>
      <w:r w:rsidRPr="00330594">
        <w:rPr>
          <w:sz w:val="24"/>
          <w:rPrChange w:id="307" w:author="ABD" w:date="2024-04-30T20:01:00Z">
            <w:rPr/>
          </w:rPrChange>
        </w:rPr>
        <w:t xml:space="preserve">arters, on how well low-income African-American and Latino </w:t>
      </w:r>
      <w:ins w:id="308" w:author="ABD" w:date="2024-04-30T19:54:00Z">
        <w:r w:rsidR="00F93441" w:rsidRPr="00330594">
          <w:rPr>
            <w:sz w:val="24"/>
            <w:rPrChange w:id="309" w:author="ABD" w:date="2024-04-30T20:01:00Z">
              <w:rPr/>
            </w:rPrChange>
          </w:rPr>
          <w:t xml:space="preserve">students </w:t>
        </w:r>
      </w:ins>
      <w:r w:rsidRPr="00330594">
        <w:rPr>
          <w:sz w:val="24"/>
          <w:rPrChange w:id="310" w:author="ABD" w:date="2024-04-30T20:01:00Z">
            <w:rPr/>
          </w:rPrChange>
        </w:rPr>
        <w:t>perform on standardized tests, an</w:t>
      </w:r>
      <w:ins w:id="311" w:author="ABD" w:date="2024-04-30T19:54:00Z">
        <w:r w:rsidR="00DD14A8" w:rsidRPr="00330594">
          <w:rPr>
            <w:sz w:val="24"/>
            <w:rPrChange w:id="312" w:author="ABD" w:date="2024-04-30T20:01:00Z">
              <w:rPr/>
            </w:rPrChange>
          </w:rPr>
          <w:t>d</w:t>
        </w:r>
      </w:ins>
      <w:r w:rsidRPr="00330594">
        <w:rPr>
          <w:sz w:val="24"/>
          <w:rPrChange w:id="313" w:author="ABD" w:date="2024-04-30T20:01:00Z">
            <w:rPr/>
          </w:rPrChange>
        </w:rPr>
        <w:t xml:space="preserve"> unsurprisingly, charter schools including several Rocketship schools do well. These results are interesting if you value test taking ability, but they are meaningl</w:t>
      </w:r>
      <w:r w:rsidRPr="00330594">
        <w:rPr>
          <w:sz w:val="24"/>
          <w:rPrChange w:id="314" w:author="ABD" w:date="2024-04-30T20:01:00Z">
            <w:rPr/>
          </w:rPrChange>
        </w:rPr>
        <w:t>ess if you are interested in say, the 6 C’s of 21st century education: communication, collaboration, critical thinking, creativity, citizenship, and character.</w:t>
      </w:r>
    </w:p>
    <w:p w14:paraId="1D684F9B" w14:textId="77777777" w:rsidR="00704A6D" w:rsidRPr="00330594" w:rsidRDefault="00A63FD1">
      <w:pPr>
        <w:pStyle w:val="BodyText"/>
        <w:rPr>
          <w:sz w:val="24"/>
          <w:rPrChange w:id="315" w:author="ABD" w:date="2024-04-30T20:01:00Z">
            <w:rPr/>
          </w:rPrChange>
        </w:rPr>
      </w:pPr>
      <w:r w:rsidRPr="00330594">
        <w:rPr>
          <w:sz w:val="24"/>
          <w:rPrChange w:id="316" w:author="ABD" w:date="2024-04-30T20:01:00Z">
            <w:rPr/>
          </w:rPrChange>
        </w:rPr>
        <w:t>In any case, the results reported by the Santa Clara County Office of Education are wildly diffe</w:t>
      </w:r>
      <w:r w:rsidRPr="00330594">
        <w:rPr>
          <w:sz w:val="24"/>
          <w:rPrChange w:id="317" w:author="ABD" w:date="2024-04-30T20:01:00Z">
            <w:rPr/>
          </w:rPrChange>
        </w:rPr>
        <w:t xml:space="preserve">rent that those reported by Innovate Public Schools. In 2021-22, just a few Santa Clara County authorized Rocketship charter schools did better than the state </w:t>
      </w:r>
      <w:r w:rsidRPr="00330594">
        <w:rPr>
          <w:sz w:val="24"/>
          <w:rPrChange w:id="318" w:author="ABD" w:date="2024-04-30T20:01:00Z">
            <w:rPr/>
          </w:rPrChange>
        </w:rPr>
        <w:lastRenderedPageBreak/>
        <w:t>average on the Smarter Balanced Assessment Consortium (SBAC) English Language Arts (ELA) tests th</w:t>
      </w:r>
      <w:r w:rsidRPr="00330594">
        <w:rPr>
          <w:sz w:val="24"/>
          <w:rPrChange w:id="319" w:author="ABD" w:date="2024-04-30T20:01:00Z">
            <w:rPr/>
          </w:rPrChange>
        </w:rPr>
        <w:t>at are part of the California Assessment of Student Performance and Progress (CASPP) and none did better than the average for all Santa Clara County schools. The results for Mathematics (Math) are better, but still not stellar. These discrepancies are wort</w:t>
      </w:r>
      <w:r w:rsidRPr="00330594">
        <w:rPr>
          <w:sz w:val="24"/>
          <w:rPrChange w:id="320" w:author="ABD" w:date="2024-04-30T20:01:00Z">
            <w:rPr/>
          </w:rPrChange>
        </w:rPr>
        <w:t>hy of future investigation.</w:t>
      </w:r>
    </w:p>
    <w:p w14:paraId="45C2A1AF" w14:textId="77777777" w:rsidR="00704A6D" w:rsidRPr="00330594" w:rsidRDefault="00A63FD1">
      <w:pPr>
        <w:pStyle w:val="BodyText"/>
        <w:rPr>
          <w:sz w:val="24"/>
          <w:rPrChange w:id="321" w:author="ABD" w:date="2024-04-30T20:01:00Z">
            <w:rPr/>
          </w:rPrChange>
        </w:rPr>
      </w:pPr>
      <w:r w:rsidRPr="00330594">
        <w:rPr>
          <w:sz w:val="24"/>
          <w:rPrChange w:id="322" w:author="ABD" w:date="2024-04-30T20:01:00Z">
            <w:rPr/>
          </w:rPrChange>
        </w:rPr>
        <w:t>In the meantime, it should be noted that charter schools like Rocketship spend considerably more than the Legislature likely intended on marketing. The Legislature probably didn’t expect that any money would be spent on marketin</w:t>
      </w:r>
      <w:r w:rsidRPr="00330594">
        <w:rPr>
          <w:sz w:val="24"/>
          <w:rPrChange w:id="323" w:author="ABD" w:date="2024-04-30T20:01:00Z">
            <w:rPr/>
          </w:rPrChange>
        </w:rPr>
        <w:t>g; there is no mention of the need in any document that recorded concerns about the original bill (SB 1448 (Hart)).</w:t>
      </w:r>
      <w:r w:rsidRPr="00330594">
        <w:rPr>
          <w:rStyle w:val="FootnoteReference"/>
          <w:sz w:val="24"/>
          <w:rPrChange w:id="324" w:author="ABD" w:date="2024-04-30T20:01:00Z">
            <w:rPr>
              <w:rStyle w:val="FootnoteReference"/>
            </w:rPr>
          </w:rPrChange>
        </w:rPr>
        <w:footnoteReference w:id="9"/>
      </w:r>
    </w:p>
    <w:p w14:paraId="56C18F23" w14:textId="77777777" w:rsidR="00704A6D" w:rsidRPr="00330594" w:rsidRDefault="00A63FD1">
      <w:pPr>
        <w:pStyle w:val="Heading2"/>
        <w:rPr>
          <w:sz w:val="24"/>
          <w:szCs w:val="24"/>
          <w:rPrChange w:id="325" w:author="ABD" w:date="2024-04-30T20:01:00Z">
            <w:rPr/>
          </w:rPrChange>
        </w:rPr>
      </w:pPr>
      <w:r w:rsidRPr="00330594">
        <w:rPr>
          <w:sz w:val="24"/>
          <w:szCs w:val="24"/>
          <w:rPrChange w:id="326" w:author="ABD" w:date="2024-04-30T20:01:00Z">
            <w:rPr/>
          </w:rPrChange>
        </w:rPr>
        <w:t>Public Schools as the Enemy</w:t>
      </w:r>
    </w:p>
    <w:p w14:paraId="5A9D2660" w14:textId="77777777" w:rsidR="00704A6D" w:rsidRPr="00330594" w:rsidRDefault="00A63FD1" w:rsidP="00753B74">
      <w:pPr>
        <w:ind w:firstLine="360"/>
        <w:rPr>
          <w:sz w:val="24"/>
          <w:szCs w:val="24"/>
          <w:rPrChange w:id="327" w:author="ABD" w:date="2024-04-30T20:01:00Z">
            <w:rPr/>
          </w:rPrChange>
        </w:rPr>
        <w:pPrChange w:id="328" w:author="ABD" w:date="2024-04-30T19:56:00Z">
          <w:pPr/>
        </w:pPrChange>
      </w:pPr>
      <w:r w:rsidRPr="00330594">
        <w:rPr>
          <w:sz w:val="24"/>
          <w:szCs w:val="24"/>
          <w:rPrChange w:id="329" w:author="ABD" w:date="2024-04-30T20:01:00Z">
            <w:rPr/>
          </w:rPrChange>
        </w:rPr>
        <w:t>Competition has one other significant unintended consequence that is actually the opposite of what the Legisla</w:t>
      </w:r>
      <w:r w:rsidRPr="00330594">
        <w:rPr>
          <w:sz w:val="24"/>
          <w:szCs w:val="24"/>
          <w:rPrChange w:id="330" w:author="ABD" w:date="2024-04-30T20:01:00Z">
            <w:rPr/>
          </w:rPrChange>
        </w:rPr>
        <w:t>ture intended: charter schools view public schools as the enemy and devote considerable effort into convincing the public that TPSs are bloated bureaucracies of sclerotic teachers resistant to any change with ineffective and bureaucratic administrators mor</w:t>
      </w:r>
      <w:r w:rsidRPr="00330594">
        <w:rPr>
          <w:sz w:val="24"/>
          <w:szCs w:val="24"/>
          <w:rPrChange w:id="331" w:author="ABD" w:date="2024-04-30T20:01:00Z">
            <w:rPr/>
          </w:rPrChange>
        </w:rPr>
        <w:t>e concerned with job safety than with educating children. There also seems to be a visceral aversion to unions, probably because teachers are education professionals who know more about how to teach than charter school operators.</w:t>
      </w:r>
    </w:p>
    <w:p w14:paraId="59D629F5" w14:textId="0B5A0200" w:rsidR="00704A6D" w:rsidRPr="00330594" w:rsidRDefault="00A63FD1">
      <w:pPr>
        <w:pStyle w:val="BodyText"/>
        <w:rPr>
          <w:sz w:val="24"/>
          <w:rPrChange w:id="332" w:author="ABD" w:date="2024-04-30T20:01:00Z">
            <w:rPr/>
          </w:rPrChange>
        </w:rPr>
      </w:pPr>
      <w:r w:rsidRPr="00330594">
        <w:rPr>
          <w:sz w:val="24"/>
          <w:rPrChange w:id="333" w:author="ABD" w:date="2024-04-30T20:01:00Z">
            <w:rPr/>
          </w:rPrChange>
        </w:rPr>
        <w:t>One thing about competitio</w:t>
      </w:r>
      <w:r w:rsidRPr="00330594">
        <w:rPr>
          <w:sz w:val="24"/>
          <w:rPrChange w:id="334" w:author="ABD" w:date="2024-04-30T20:01:00Z">
            <w:rPr/>
          </w:rPrChange>
        </w:rPr>
        <w:t>n is clear: competition produces winners and losers, and charter schools do no</w:t>
      </w:r>
      <w:ins w:id="335" w:author="ABD" w:date="2024-04-30T19:58:00Z">
        <w:r w:rsidR="00B1460A" w:rsidRPr="00330594">
          <w:rPr>
            <w:sz w:val="24"/>
            <w:rPrChange w:id="336" w:author="ABD" w:date="2024-04-30T20:01:00Z">
              <w:rPr/>
            </w:rPrChange>
          </w:rPr>
          <w:t>t</w:t>
        </w:r>
      </w:ins>
      <w:r w:rsidRPr="00330594">
        <w:rPr>
          <w:sz w:val="24"/>
          <w:rPrChange w:id="337" w:author="ABD" w:date="2024-04-30T20:01:00Z">
            <w:rPr/>
          </w:rPrChange>
        </w:rPr>
        <w:t xml:space="preserve"> want to be losers. </w:t>
      </w:r>
      <w:proofErr w:type="gramStart"/>
      <w:r w:rsidRPr="00330594">
        <w:rPr>
          <w:sz w:val="24"/>
          <w:rPrChange w:id="338" w:author="ABD" w:date="2024-04-30T20:01:00Z">
            <w:rPr/>
          </w:rPrChange>
        </w:rPr>
        <w:t>Hence</w:t>
      </w:r>
      <w:proofErr w:type="gramEnd"/>
      <w:r w:rsidRPr="00330594">
        <w:rPr>
          <w:sz w:val="24"/>
          <w:rPrChange w:id="339" w:author="ABD" w:date="2024-04-30T20:01:00Z">
            <w:rPr/>
          </w:rPrChange>
        </w:rPr>
        <w:t xml:space="preserve"> they</w:t>
      </w:r>
      <w:del w:id="340" w:author="ABD" w:date="2024-04-30T19:58:00Z">
        <w:r w:rsidRPr="00330594" w:rsidDel="00B1460A">
          <w:rPr>
            <w:sz w:val="24"/>
            <w:rPrChange w:id="341" w:author="ABD" w:date="2024-04-30T20:01:00Z">
              <w:rPr/>
            </w:rPrChange>
          </w:rPr>
          <w:delText xml:space="preserve"> they</w:delText>
        </w:r>
      </w:del>
      <w:r w:rsidRPr="00330594">
        <w:rPr>
          <w:sz w:val="24"/>
          <w:rPrChange w:id="342" w:author="ABD" w:date="2024-04-30T20:01:00Z">
            <w:rPr/>
          </w:rPrChange>
        </w:rPr>
        <w:t xml:space="preserve"> try to </w:t>
      </w:r>
      <w:del w:id="343" w:author="ABD" w:date="2024-04-30T19:58:00Z">
        <w:r w:rsidRPr="00330594" w:rsidDel="00B1460A">
          <w:rPr>
            <w:sz w:val="24"/>
            <w:rPrChange w:id="344" w:author="ABD" w:date="2024-04-30T20:01:00Z">
              <w:rPr/>
            </w:rPrChange>
          </w:rPr>
          <w:delText>daemonize</w:delText>
        </w:r>
      </w:del>
      <w:ins w:id="345" w:author="ABD" w:date="2024-04-30T19:58:00Z">
        <w:r w:rsidR="00B1460A" w:rsidRPr="00330594">
          <w:rPr>
            <w:sz w:val="24"/>
            <w:rPrChange w:id="346" w:author="ABD" w:date="2024-04-30T20:01:00Z">
              <w:rPr/>
            </w:rPrChange>
          </w:rPr>
          <w:t>demonize</w:t>
        </w:r>
      </w:ins>
      <w:r w:rsidRPr="00330594">
        <w:rPr>
          <w:sz w:val="24"/>
          <w:rPrChange w:id="347" w:author="ABD" w:date="2024-04-30T20:01:00Z">
            <w:rPr/>
          </w:rPrChange>
        </w:rPr>
        <w:t xml:space="preserve"> TPSs. One example of this trend is a report from Innovate that implicates unidentified schools as both over-identifying and u</w:t>
      </w:r>
      <w:r w:rsidRPr="00330594">
        <w:rPr>
          <w:sz w:val="24"/>
          <w:rPrChange w:id="348" w:author="ABD" w:date="2024-04-30T20:01:00Z">
            <w:rPr/>
          </w:rPrChange>
        </w:rPr>
        <w:t xml:space="preserve">nder-identifying children of color as having special needs (Winston, </w:t>
      </w:r>
      <w:r w:rsidRPr="00330594">
        <w:rPr>
          <w:sz w:val="24"/>
          <w:rPrChange w:id="349" w:author="ABD" w:date="2024-04-30T20:01:00Z">
            <w:rPr/>
          </w:rPrChange>
        </w:rPr>
        <w:fldChar w:fldCharType="begin"/>
      </w:r>
      <w:r w:rsidRPr="00330594">
        <w:rPr>
          <w:sz w:val="24"/>
          <w:rPrChange w:id="350" w:author="ABD" w:date="2024-04-30T20:01:00Z">
            <w:rPr/>
          </w:rPrChange>
        </w:rPr>
        <w:instrText xml:space="preserve"> HYPERLINK \l "_bookmark23" \h </w:instrText>
      </w:r>
      <w:r w:rsidRPr="00330594">
        <w:rPr>
          <w:sz w:val="24"/>
          <w:rPrChange w:id="351" w:author="ABD" w:date="2024-04-30T20:01:00Z">
            <w:rPr/>
          </w:rPrChange>
        </w:rPr>
        <w:fldChar w:fldCharType="separate"/>
      </w:r>
      <w:r w:rsidRPr="00330594">
        <w:rPr>
          <w:sz w:val="24"/>
          <w:rPrChange w:id="352" w:author="ABD" w:date="2024-04-30T20:01:00Z">
            <w:rPr/>
          </w:rPrChange>
        </w:rPr>
        <w:t>2019).</w:t>
      </w:r>
      <w:r w:rsidRPr="00330594">
        <w:rPr>
          <w:sz w:val="24"/>
          <w:rPrChange w:id="353" w:author="ABD" w:date="2024-04-30T20:01:00Z">
            <w:rPr/>
          </w:rPrChange>
        </w:rPr>
        <w:fldChar w:fldCharType="end"/>
      </w:r>
      <w:r w:rsidRPr="00330594">
        <w:rPr>
          <w:sz w:val="24"/>
          <w:rPrChange w:id="354" w:author="ABD" w:date="2024-04-30T20:01:00Z">
            <w:rPr/>
          </w:rPrChange>
        </w:rPr>
        <w:t xml:space="preserve"> Left unsaid but subtly implied is that TPSs are the ones doing this and </w:t>
      </w:r>
      <w:proofErr w:type="gramStart"/>
      <w:r w:rsidRPr="00330594">
        <w:rPr>
          <w:sz w:val="24"/>
          <w:rPrChange w:id="355" w:author="ABD" w:date="2024-04-30T20:01:00Z">
            <w:rPr/>
          </w:rPrChange>
        </w:rPr>
        <w:t>Innovate</w:t>
      </w:r>
      <w:proofErr w:type="gramEnd"/>
      <w:r w:rsidRPr="00330594">
        <w:rPr>
          <w:sz w:val="24"/>
          <w:rPrChange w:id="356" w:author="ABD" w:date="2024-04-30T20:01:00Z">
            <w:rPr/>
          </w:rPrChange>
        </w:rPr>
        <w:t xml:space="preserve"> is merely drawing attention to this failure.</w:t>
      </w:r>
    </w:p>
    <w:p w14:paraId="08148A3A" w14:textId="2F1A1479" w:rsidR="00704A6D" w:rsidRPr="00330594" w:rsidRDefault="00A63FD1">
      <w:pPr>
        <w:pStyle w:val="BodyText"/>
        <w:rPr>
          <w:sz w:val="24"/>
          <w:rPrChange w:id="357" w:author="ABD" w:date="2024-04-30T20:01:00Z">
            <w:rPr/>
          </w:rPrChange>
        </w:rPr>
      </w:pPr>
      <w:r w:rsidRPr="00330594">
        <w:rPr>
          <w:sz w:val="24"/>
          <w:rPrChange w:id="358" w:author="ABD" w:date="2024-04-30T20:01:00Z">
            <w:rPr/>
          </w:rPrChange>
        </w:rPr>
        <w:t>The Legislature inte</w:t>
      </w:r>
      <w:r w:rsidRPr="00330594">
        <w:rPr>
          <w:sz w:val="24"/>
          <w:rPrChange w:id="359" w:author="ABD" w:date="2024-04-30T20:01:00Z">
            <w:rPr/>
          </w:rPrChange>
        </w:rPr>
        <w:t xml:space="preserve">nded for charter schools to innovate and then to pass those innovations on to TPSs. But if every student who attends a TPS is a student who does </w:t>
      </w:r>
      <w:r w:rsidRPr="00330594">
        <w:rPr>
          <w:sz w:val="24"/>
          <w:rPrChange w:id="360" w:author="ABD" w:date="2024-04-30T20:01:00Z">
            <w:rPr/>
          </w:rPrChange>
        </w:rPr>
        <w:lastRenderedPageBreak/>
        <w:t xml:space="preserve">not attend a charter school, why would a charter school </w:t>
      </w:r>
      <w:del w:id="361" w:author="ABD" w:date="2024-04-30T19:59:00Z">
        <w:r w:rsidRPr="00330594" w:rsidDel="00B1460A">
          <w:rPr>
            <w:sz w:val="24"/>
            <w:rPrChange w:id="362" w:author="ABD" w:date="2024-04-30T20:01:00Z">
              <w:rPr/>
            </w:rPrChange>
          </w:rPr>
          <w:delText xml:space="preserve">in their right mind </w:delText>
        </w:r>
      </w:del>
      <w:r w:rsidRPr="00330594">
        <w:rPr>
          <w:sz w:val="24"/>
          <w:rPrChange w:id="363" w:author="ABD" w:date="2024-04-30T20:01:00Z">
            <w:rPr/>
          </w:rPrChange>
        </w:rPr>
        <w:t>consider helping to improve a TPS?</w:t>
      </w:r>
    </w:p>
    <w:p w14:paraId="17DE0DBB" w14:textId="48B3D001" w:rsidR="00704A6D" w:rsidRPr="00330594" w:rsidRDefault="00A63FD1" w:rsidP="00330594">
      <w:pPr>
        <w:pStyle w:val="BodyText"/>
        <w:ind w:firstLine="0"/>
        <w:rPr>
          <w:sz w:val="24"/>
          <w:rPrChange w:id="364" w:author="ABD" w:date="2024-04-30T20:01:00Z">
            <w:rPr/>
          </w:rPrChange>
        </w:rPr>
      </w:pPr>
      <w:r w:rsidRPr="00330594">
        <w:rPr>
          <w:sz w:val="24"/>
          <w:rPrChange w:id="365" w:author="ABD" w:date="2024-04-30T20:01:00Z">
            <w:rPr/>
          </w:rPrChange>
        </w:rPr>
        <w:t>Also unmentioned is the well-documented fact (which can easily be verified by comparing a charter school to its home public school district) is that charter schools are loathe to admit students with special needs, and if they must, they admit fewer student</w:t>
      </w:r>
      <w:r w:rsidRPr="00330594">
        <w:rPr>
          <w:sz w:val="24"/>
          <w:rPrChange w:id="366" w:author="ABD" w:date="2024-04-30T20:01:00Z">
            <w:rPr/>
          </w:rPrChange>
        </w:rPr>
        <w:t>s with moderate to severe disabilities. Rocketship, for example, outsources its special education to a SELPA located in the Sierra foothills.</w:t>
      </w:r>
      <w:r w:rsidR="00330594" w:rsidRPr="00330594">
        <w:rPr>
          <w:sz w:val="24"/>
          <w:rPrChange w:id="367" w:author="ABD" w:date="2024-04-30T20:01:00Z">
            <w:rPr/>
          </w:rPrChange>
        </w:rPr>
        <w:t xml:space="preserve"> </w:t>
      </w:r>
      <w:r w:rsidRPr="00330594">
        <w:rPr>
          <w:sz w:val="24"/>
          <w:rPrChange w:id="368" w:author="ABD" w:date="2024-04-30T20:01:00Z">
            <w:rPr/>
          </w:rPrChange>
        </w:rPr>
        <w:t>It is indeed unfortunate that charter schools view TPSs as the enemy, surely an unintended consequence of Milton F</w:t>
      </w:r>
      <w:r w:rsidRPr="00330594">
        <w:rPr>
          <w:sz w:val="24"/>
          <w:rPrChange w:id="369" w:author="ABD" w:date="2024-04-30T20:01:00Z">
            <w:rPr/>
          </w:rPrChange>
        </w:rPr>
        <w:t>riedman’s insistence that competition solves all problems.</w:t>
      </w:r>
    </w:p>
    <w:p w14:paraId="3CC17FF9" w14:textId="77777777" w:rsidR="00704A6D" w:rsidRPr="00330594" w:rsidRDefault="00A63FD1">
      <w:pPr>
        <w:pStyle w:val="Heading1"/>
        <w:rPr>
          <w:sz w:val="24"/>
          <w:szCs w:val="24"/>
          <w:rPrChange w:id="370" w:author="ABD" w:date="2024-04-30T20:01:00Z">
            <w:rPr/>
          </w:rPrChange>
        </w:rPr>
      </w:pPr>
      <w:r w:rsidRPr="00330594">
        <w:rPr>
          <w:sz w:val="24"/>
          <w:szCs w:val="24"/>
          <w:rPrChange w:id="371" w:author="ABD" w:date="2024-04-30T20:01:00Z">
            <w:rPr/>
          </w:rPrChange>
        </w:rPr>
        <w:t>Facilities</w:t>
      </w:r>
      <w:r w:rsidRPr="00330594">
        <w:rPr>
          <w:rStyle w:val="FootnoteReference"/>
          <w:sz w:val="24"/>
          <w:szCs w:val="24"/>
          <w:rPrChange w:id="372" w:author="ABD" w:date="2024-04-30T20:01:00Z">
            <w:rPr>
              <w:rStyle w:val="FootnoteReference"/>
            </w:rPr>
          </w:rPrChange>
        </w:rPr>
        <w:footnoteReference w:id="10"/>
      </w:r>
    </w:p>
    <w:p w14:paraId="66574068" w14:textId="77777777" w:rsidR="00704A6D" w:rsidRPr="00330594" w:rsidRDefault="00A63FD1" w:rsidP="00330594">
      <w:pPr>
        <w:ind w:firstLine="643"/>
        <w:rPr>
          <w:sz w:val="24"/>
          <w:szCs w:val="24"/>
          <w:rPrChange w:id="373" w:author="ABD" w:date="2024-04-30T20:01:00Z">
            <w:rPr/>
          </w:rPrChange>
        </w:rPr>
        <w:pPrChange w:id="374" w:author="ABD" w:date="2024-04-30T20:00:00Z">
          <w:pPr/>
        </w:pPrChange>
      </w:pPr>
      <w:r w:rsidRPr="00330594">
        <w:rPr>
          <w:sz w:val="24"/>
          <w:szCs w:val="24"/>
          <w:rPrChange w:id="375" w:author="ABD" w:date="2024-04-30T20:01:00Z">
            <w:rPr/>
          </w:rPrChange>
        </w:rPr>
        <w:t xml:space="preserve">Facilities are especially complicated for charter schools and even more so for Rocketship. There are variations in the kinds of facilities, how they are paid for, and what the </w:t>
      </w:r>
      <w:r w:rsidRPr="00330594">
        <w:rPr>
          <w:sz w:val="24"/>
          <w:szCs w:val="24"/>
          <w:rPrChange w:id="376" w:author="ABD" w:date="2024-04-30T20:01:00Z">
            <w:rPr/>
          </w:rPrChange>
        </w:rPr>
        <w:t>relation</w:t>
      </w:r>
      <w:r w:rsidRPr="00330594">
        <w:rPr>
          <w:sz w:val="24"/>
          <w:szCs w:val="24"/>
          <w:rPrChange w:id="377" w:author="ABD" w:date="2024-04-30T20:01:00Z">
            <w:rPr/>
          </w:rPrChange>
        </w:rPr>
        <w:t>ship</w:t>
      </w:r>
      <w:r w:rsidRPr="00330594">
        <w:rPr>
          <w:sz w:val="24"/>
          <w:szCs w:val="24"/>
          <w:rPrChange w:id="378" w:author="ABD" w:date="2024-04-30T20:01:00Z">
            <w:rPr/>
          </w:rPrChange>
        </w:rPr>
        <w:t xml:space="preserve"> between the entities involved is. Facilities have an outsized impact on Rocketship because those issues are the primary driver of Rocketship's financial and corporate structure.</w:t>
      </w:r>
    </w:p>
    <w:p w14:paraId="3C4EC487" w14:textId="77777777" w:rsidR="00704A6D" w:rsidRPr="00330594" w:rsidRDefault="00A63FD1">
      <w:pPr>
        <w:pStyle w:val="Heading2"/>
        <w:rPr>
          <w:i/>
          <w:iCs/>
          <w:sz w:val="24"/>
          <w:szCs w:val="24"/>
          <w:rPrChange w:id="379" w:author="ABD" w:date="2024-04-30T20:01:00Z">
            <w:rPr/>
          </w:rPrChange>
        </w:rPr>
      </w:pPr>
      <w:r w:rsidRPr="00330594">
        <w:rPr>
          <w:i/>
          <w:iCs/>
          <w:sz w:val="24"/>
          <w:szCs w:val="24"/>
          <w:rPrChange w:id="380" w:author="ABD" w:date="2024-04-30T20:01:00Z">
            <w:rPr/>
          </w:rPrChange>
        </w:rPr>
        <w:t>The Choices for Facilities</w:t>
      </w:r>
    </w:p>
    <w:p w14:paraId="34D6345A" w14:textId="55025BB6" w:rsidR="00704A6D" w:rsidRPr="00330594" w:rsidRDefault="00A63FD1" w:rsidP="00330594">
      <w:pPr>
        <w:ind w:firstLine="643"/>
        <w:rPr>
          <w:sz w:val="24"/>
          <w:szCs w:val="24"/>
          <w:rPrChange w:id="381" w:author="ABD" w:date="2024-04-30T20:01:00Z">
            <w:rPr/>
          </w:rPrChange>
        </w:rPr>
        <w:pPrChange w:id="382" w:author="ABD" w:date="2024-04-30T20:01:00Z">
          <w:pPr/>
        </w:pPrChange>
      </w:pPr>
      <w:r w:rsidRPr="00330594">
        <w:rPr>
          <w:sz w:val="24"/>
          <w:szCs w:val="24"/>
          <w:rPrChange w:id="383" w:author="ABD" w:date="2024-04-30T20:01:00Z">
            <w:rPr/>
          </w:rPrChange>
        </w:rPr>
        <w:t xml:space="preserve">As shown in </w:t>
      </w:r>
      <w:r w:rsidRPr="00330594">
        <w:rPr>
          <w:sz w:val="24"/>
          <w:szCs w:val="24"/>
          <w:rPrChange w:id="384" w:author="ABD" w:date="2024-04-30T20:01:00Z">
            <w:rPr/>
          </w:rPrChange>
        </w:rPr>
        <w:fldChar w:fldCharType="begin"/>
      </w:r>
      <w:r w:rsidRPr="00330594">
        <w:rPr>
          <w:sz w:val="24"/>
          <w:szCs w:val="24"/>
          <w:rPrChange w:id="385" w:author="ABD" w:date="2024-04-30T20:01:00Z">
            <w:rPr/>
          </w:rPrChange>
        </w:rPr>
        <w:instrText xml:space="preserve"> REF Ref_Table0_label_and_number \</w:instrText>
      </w:r>
      <w:r w:rsidRPr="00330594">
        <w:rPr>
          <w:sz w:val="24"/>
          <w:szCs w:val="24"/>
          <w:rPrChange w:id="386" w:author="ABD" w:date="2024-04-30T20:01:00Z">
            <w:rPr/>
          </w:rPrChange>
        </w:rPr>
        <w:instrText xml:space="preserve">h </w:instrText>
      </w:r>
      <w:r w:rsidRPr="00330594">
        <w:rPr>
          <w:sz w:val="24"/>
          <w:szCs w:val="24"/>
          <w:rPrChange w:id="387" w:author="ABD" w:date="2024-04-30T20:01:00Z">
            <w:rPr/>
          </w:rPrChange>
        </w:rPr>
      </w:r>
      <w:r w:rsidR="00330594">
        <w:rPr>
          <w:sz w:val="24"/>
          <w:szCs w:val="24"/>
        </w:rPr>
        <w:instrText xml:space="preserve"> \* MERGEFORMAT </w:instrText>
      </w:r>
      <w:r w:rsidRPr="00330594">
        <w:rPr>
          <w:sz w:val="24"/>
          <w:szCs w:val="24"/>
          <w:rPrChange w:id="388" w:author="ABD" w:date="2024-04-30T20:01:00Z">
            <w:rPr/>
          </w:rPrChange>
        </w:rPr>
        <w:fldChar w:fldCharType="separate"/>
      </w:r>
      <w:r w:rsidRPr="00330594">
        <w:rPr>
          <w:sz w:val="24"/>
          <w:szCs w:val="24"/>
          <w:rPrChange w:id="389" w:author="ABD" w:date="2024-04-30T20:01:00Z">
            <w:rPr/>
          </w:rPrChange>
        </w:rPr>
        <w:t>Table 1</w:t>
      </w:r>
      <w:r w:rsidRPr="00330594">
        <w:rPr>
          <w:sz w:val="24"/>
          <w:szCs w:val="24"/>
          <w:rPrChange w:id="390" w:author="ABD" w:date="2024-04-30T20:01:00Z">
            <w:rPr/>
          </w:rPrChange>
        </w:rPr>
        <w:fldChar w:fldCharType="end"/>
      </w:r>
      <w:r w:rsidRPr="00330594">
        <w:rPr>
          <w:sz w:val="24"/>
          <w:szCs w:val="24"/>
          <w:rPrChange w:id="391" w:author="ABD" w:date="2024-04-30T20:01:00Z">
            <w:rPr/>
          </w:rPrChange>
        </w:rPr>
        <w:t xml:space="preserve">: </w:t>
      </w:r>
      <w:r w:rsidRPr="00330594">
        <w:rPr>
          <w:i/>
          <w:iCs/>
          <w:sz w:val="24"/>
          <w:szCs w:val="24"/>
          <w:rPrChange w:id="392" w:author="ABD" w:date="2024-04-30T20:01:00Z">
            <w:rPr>
              <w:i/>
              <w:iCs/>
            </w:rPr>
          </w:rPrChange>
        </w:rPr>
        <w:fldChar w:fldCharType="begin"/>
      </w:r>
      <w:r w:rsidRPr="00330594">
        <w:rPr>
          <w:i/>
          <w:iCs/>
          <w:sz w:val="24"/>
          <w:szCs w:val="24"/>
          <w:rPrChange w:id="393" w:author="ABD" w:date="2024-04-30T20:01:00Z">
            <w:rPr>
              <w:i/>
              <w:iCs/>
            </w:rPr>
          </w:rPrChange>
        </w:rPr>
        <w:instrText xml:space="preserve"> REF Ref_Table0_caption_only \h </w:instrText>
      </w:r>
      <w:r w:rsidRPr="00330594">
        <w:rPr>
          <w:i/>
          <w:iCs/>
          <w:sz w:val="24"/>
          <w:szCs w:val="24"/>
          <w:rPrChange w:id="394" w:author="ABD" w:date="2024-04-30T20:01:00Z">
            <w:rPr>
              <w:i/>
              <w:iCs/>
            </w:rPr>
          </w:rPrChange>
        </w:rPr>
      </w:r>
      <w:r w:rsidR="00330594">
        <w:rPr>
          <w:i/>
          <w:iCs/>
          <w:sz w:val="24"/>
          <w:szCs w:val="24"/>
        </w:rPr>
        <w:instrText xml:space="preserve"> \* MERGEFORMAT </w:instrText>
      </w:r>
      <w:r w:rsidRPr="00330594">
        <w:rPr>
          <w:i/>
          <w:iCs/>
          <w:sz w:val="24"/>
          <w:szCs w:val="24"/>
          <w:rPrChange w:id="395" w:author="ABD" w:date="2024-04-30T20:01:00Z">
            <w:rPr>
              <w:i/>
              <w:iCs/>
            </w:rPr>
          </w:rPrChange>
        </w:rPr>
        <w:fldChar w:fldCharType="separate"/>
      </w:r>
      <w:r w:rsidRPr="00330594">
        <w:rPr>
          <w:i/>
          <w:iCs/>
          <w:sz w:val="24"/>
          <w:szCs w:val="24"/>
          <w:rPrChange w:id="396" w:author="ABD" w:date="2024-04-30T20:01:00Z">
            <w:rPr>
              <w:i/>
              <w:iCs/>
            </w:rPr>
          </w:rPrChange>
        </w:rPr>
        <w:t>Charter School Facilities Options</w:t>
      </w:r>
      <w:r w:rsidRPr="00330594">
        <w:rPr>
          <w:i/>
          <w:iCs/>
          <w:sz w:val="24"/>
          <w:szCs w:val="24"/>
          <w:rPrChange w:id="397" w:author="ABD" w:date="2024-04-30T20:01:00Z">
            <w:rPr>
              <w:i/>
              <w:iCs/>
            </w:rPr>
          </w:rPrChange>
        </w:rPr>
        <w:fldChar w:fldCharType="end"/>
      </w:r>
      <w:r w:rsidRPr="00330594">
        <w:rPr>
          <w:sz w:val="24"/>
          <w:szCs w:val="24"/>
          <w:rPrChange w:id="398" w:author="ABD" w:date="2024-04-30T20:01:00Z">
            <w:rPr/>
          </w:rPrChange>
        </w:rPr>
        <w:t xml:space="preserve">, charter schools have three options: co-locate, lease, or purchase (with or without construction of bespoke facilities). The least costly option for charter schools is to co-locate </w:t>
      </w:r>
      <w:r w:rsidRPr="00330594">
        <w:rPr>
          <w:sz w:val="24"/>
          <w:szCs w:val="24"/>
          <w:rPrChange w:id="399" w:author="ABD" w:date="2024-04-30T20:01:00Z">
            <w:rPr/>
          </w:rPrChange>
        </w:rPr>
        <w:t>in an existing school. Proposition 39 and enabling regulations</w:t>
      </w:r>
      <w:r w:rsidRPr="00330594">
        <w:rPr>
          <w:rStyle w:val="FootnoteReference"/>
          <w:sz w:val="24"/>
          <w:szCs w:val="24"/>
          <w:rPrChange w:id="400" w:author="ABD" w:date="2024-04-30T20:01:00Z">
            <w:rPr>
              <w:rStyle w:val="FootnoteReference"/>
            </w:rPr>
          </w:rPrChange>
        </w:rPr>
        <w:footnoteReference w:id="11"/>
      </w:r>
      <w:r w:rsidRPr="00330594">
        <w:rPr>
          <w:sz w:val="24"/>
          <w:szCs w:val="24"/>
          <w:rPrChange w:id="401" w:author="ABD" w:date="2024-04-30T20:01:00Z">
            <w:rPr/>
          </w:rPrChange>
        </w:rPr>
        <w:t xml:space="preserve"> require that school districts furnish facilities for all in-district charter school students that are reasonably equivalent to those of students in the district in which the charter school re</w:t>
      </w:r>
      <w:r w:rsidRPr="00330594">
        <w:rPr>
          <w:sz w:val="24"/>
          <w:szCs w:val="24"/>
          <w:rPrChange w:id="402" w:author="ABD" w:date="2024-04-30T20:01:00Z">
            <w:rPr/>
          </w:rPrChange>
        </w:rPr>
        <w:t>sides. Facilities include regular and specialized classrooms, administrative offices, playgrounds, and athletic fields. It does not matter if the school district has unused space or not. t does not matter if the charter school grows in enrollment year over</w:t>
      </w:r>
      <w:r w:rsidRPr="00330594">
        <w:rPr>
          <w:sz w:val="24"/>
          <w:szCs w:val="24"/>
          <w:rPrChange w:id="403" w:author="ABD" w:date="2024-04-30T20:01:00Z">
            <w:rPr/>
          </w:rPrChange>
        </w:rPr>
        <w:t xml:space="preserve"> year. The requirement is rigid; school districts are required to furnish</w:t>
      </w:r>
    </w:p>
    <w:p w14:paraId="21593D11" w14:textId="6B56C4B5" w:rsidR="002B0D3A" w:rsidRPr="002B0D3A" w:rsidRDefault="00A63FD1">
      <w:pPr>
        <w:pStyle w:val="Table"/>
        <w:rPr>
          <w:ins w:id="404" w:author="ABD" w:date="2024-04-30T20:02:00Z"/>
          <w:b/>
          <w:bCs/>
          <w:i w:val="0"/>
          <w:iCs w:val="0"/>
          <w:rPrChange w:id="405" w:author="ABD" w:date="2024-04-30T20:02:00Z">
            <w:rPr>
              <w:ins w:id="406" w:author="ABD" w:date="2024-04-30T20:02:00Z"/>
            </w:rPr>
          </w:rPrChange>
        </w:rPr>
      </w:pPr>
      <w:bookmarkStart w:id="407" w:name="Ref_Table0_label_and_number"/>
      <w:r w:rsidRPr="002B0D3A">
        <w:rPr>
          <w:b/>
          <w:bCs/>
          <w:i w:val="0"/>
          <w:iCs w:val="0"/>
          <w:rPrChange w:id="408" w:author="ABD" w:date="2024-04-30T20:02:00Z">
            <w:rPr/>
          </w:rPrChange>
        </w:rPr>
        <w:lastRenderedPageBreak/>
        <w:t xml:space="preserve">Table </w:t>
      </w:r>
      <w:r w:rsidRPr="002B0D3A">
        <w:rPr>
          <w:b/>
          <w:bCs/>
          <w:i w:val="0"/>
          <w:iCs w:val="0"/>
          <w:rPrChange w:id="409" w:author="ABD" w:date="2024-04-30T20:02:00Z">
            <w:rPr/>
          </w:rPrChange>
        </w:rPr>
        <w:fldChar w:fldCharType="begin"/>
      </w:r>
      <w:r w:rsidRPr="002B0D3A">
        <w:rPr>
          <w:b/>
          <w:bCs/>
          <w:i w:val="0"/>
          <w:iCs w:val="0"/>
          <w:rPrChange w:id="410" w:author="ABD" w:date="2024-04-30T20:02:00Z">
            <w:rPr/>
          </w:rPrChange>
        </w:rPr>
        <w:instrText xml:space="preserve"> SEQ Table \* ARABIC </w:instrText>
      </w:r>
      <w:r w:rsidRPr="002B0D3A">
        <w:rPr>
          <w:b/>
          <w:bCs/>
          <w:i w:val="0"/>
          <w:iCs w:val="0"/>
          <w:rPrChange w:id="411" w:author="ABD" w:date="2024-04-30T20:02:00Z">
            <w:rPr/>
          </w:rPrChange>
        </w:rPr>
        <w:fldChar w:fldCharType="separate"/>
      </w:r>
      <w:r w:rsidRPr="002B0D3A">
        <w:rPr>
          <w:b/>
          <w:bCs/>
          <w:i w:val="0"/>
          <w:iCs w:val="0"/>
          <w:rPrChange w:id="412" w:author="ABD" w:date="2024-04-30T20:02:00Z">
            <w:rPr/>
          </w:rPrChange>
        </w:rPr>
        <w:t>1</w:t>
      </w:r>
      <w:r w:rsidRPr="002B0D3A">
        <w:rPr>
          <w:b/>
          <w:bCs/>
          <w:i w:val="0"/>
          <w:iCs w:val="0"/>
          <w:rPrChange w:id="413" w:author="ABD" w:date="2024-04-30T20:02:00Z">
            <w:rPr/>
          </w:rPrChange>
        </w:rPr>
        <w:fldChar w:fldCharType="end"/>
      </w:r>
      <w:bookmarkEnd w:id="407"/>
      <w:del w:id="414" w:author="ABD" w:date="2024-04-30T20:02:00Z">
        <w:r w:rsidRPr="002B0D3A" w:rsidDel="00FA0917">
          <w:rPr>
            <w:b/>
            <w:bCs/>
            <w:i w:val="0"/>
            <w:iCs w:val="0"/>
            <w:rPrChange w:id="415" w:author="ABD" w:date="2024-04-30T20:02:00Z">
              <w:rPr/>
            </w:rPrChange>
          </w:rPr>
          <w:delText>:</w:delText>
        </w:r>
      </w:del>
      <w:r w:rsidRPr="002B0D3A">
        <w:rPr>
          <w:b/>
          <w:bCs/>
          <w:i w:val="0"/>
          <w:iCs w:val="0"/>
          <w:rPrChange w:id="416" w:author="ABD" w:date="2024-04-30T20:02:00Z">
            <w:rPr/>
          </w:rPrChange>
        </w:rPr>
        <w:t xml:space="preserve"> </w:t>
      </w:r>
      <w:bookmarkStart w:id="417" w:name="Ref_Table0_caption_only"/>
    </w:p>
    <w:p w14:paraId="18A33B36" w14:textId="1A35E9DB" w:rsidR="00704A6D" w:rsidRPr="00330594" w:rsidRDefault="00A63FD1">
      <w:pPr>
        <w:pStyle w:val="Table"/>
      </w:pPr>
      <w:r w:rsidRPr="00330594">
        <w:t>Charter School Facilities Options</w:t>
      </w:r>
      <w:bookmarkEnd w:id="417"/>
    </w:p>
    <w:tbl>
      <w:tblPr>
        <w:tblW w:w="5000" w:type="pct"/>
        <w:tblLayout w:type="fixed"/>
        <w:tblCellMar>
          <w:left w:w="0" w:type="dxa"/>
          <w:right w:w="0" w:type="dxa"/>
        </w:tblCellMar>
        <w:tblLook w:val="04A0" w:firstRow="1" w:lastRow="0" w:firstColumn="1" w:lastColumn="0" w:noHBand="0" w:noVBand="1"/>
      </w:tblPr>
      <w:tblGrid>
        <w:gridCol w:w="1439"/>
        <w:gridCol w:w="7561"/>
      </w:tblGrid>
      <w:tr w:rsidR="00704A6D" w:rsidRPr="00330594" w14:paraId="1FB23A1A" w14:textId="77777777">
        <w:tc>
          <w:tcPr>
            <w:tcW w:w="1439" w:type="dxa"/>
            <w:tcBorders>
              <w:top w:val="single" w:sz="6" w:space="0" w:color="000000"/>
              <w:bottom w:val="single" w:sz="6" w:space="0" w:color="000000"/>
            </w:tcBorders>
          </w:tcPr>
          <w:p w14:paraId="49234A47" w14:textId="77777777" w:rsidR="00704A6D" w:rsidRPr="00330594" w:rsidRDefault="00A63FD1">
            <w:pPr>
              <w:pStyle w:val="TableHeading"/>
              <w:suppressAutoHyphens w:val="0"/>
              <w:ind w:left="180"/>
              <w:jc w:val="left"/>
              <w:rPr>
                <w:sz w:val="24"/>
                <w:szCs w:val="24"/>
                <w:rPrChange w:id="418" w:author="ABD" w:date="2024-04-30T20:01:00Z">
                  <w:rPr>
                    <w:sz w:val="22"/>
                  </w:rPr>
                </w:rPrChange>
              </w:rPr>
            </w:pPr>
            <w:r w:rsidRPr="00330594">
              <w:rPr>
                <w:sz w:val="24"/>
                <w:szCs w:val="24"/>
                <w:rPrChange w:id="419" w:author="ABD" w:date="2024-04-30T20:01:00Z">
                  <w:rPr>
                    <w:sz w:val="22"/>
                  </w:rPr>
                </w:rPrChange>
              </w:rPr>
              <w:t>Option</w:t>
            </w:r>
          </w:p>
        </w:tc>
        <w:tc>
          <w:tcPr>
            <w:tcW w:w="7560" w:type="dxa"/>
            <w:tcBorders>
              <w:top w:val="single" w:sz="6" w:space="0" w:color="000000"/>
              <w:bottom w:val="single" w:sz="6" w:space="0" w:color="000000"/>
            </w:tcBorders>
          </w:tcPr>
          <w:p w14:paraId="69E56074" w14:textId="77777777" w:rsidR="00704A6D" w:rsidRPr="00330594" w:rsidRDefault="00A63FD1">
            <w:pPr>
              <w:pStyle w:val="TableHeading"/>
              <w:suppressAutoHyphens w:val="0"/>
              <w:ind w:left="180"/>
              <w:jc w:val="left"/>
              <w:rPr>
                <w:sz w:val="24"/>
                <w:szCs w:val="24"/>
                <w:rPrChange w:id="420" w:author="ABD" w:date="2024-04-30T20:01:00Z">
                  <w:rPr>
                    <w:sz w:val="22"/>
                  </w:rPr>
                </w:rPrChange>
              </w:rPr>
            </w:pPr>
            <w:r w:rsidRPr="00330594">
              <w:rPr>
                <w:sz w:val="24"/>
                <w:szCs w:val="24"/>
                <w:rPrChange w:id="421" w:author="ABD" w:date="2024-04-30T20:01:00Z">
                  <w:rPr>
                    <w:sz w:val="22"/>
                  </w:rPr>
                </w:rPrChange>
              </w:rPr>
              <w:t>Description</w:t>
            </w:r>
          </w:p>
        </w:tc>
      </w:tr>
      <w:tr w:rsidR="00704A6D" w:rsidRPr="00330594" w14:paraId="1C3AD104" w14:textId="77777777">
        <w:tc>
          <w:tcPr>
            <w:tcW w:w="1439" w:type="dxa"/>
          </w:tcPr>
          <w:p w14:paraId="136BC9DF" w14:textId="77777777" w:rsidR="00704A6D" w:rsidRPr="00330594" w:rsidRDefault="00A63FD1">
            <w:pPr>
              <w:pStyle w:val="TableContents"/>
              <w:suppressAutoHyphens w:val="0"/>
              <w:spacing w:line="240" w:lineRule="auto"/>
              <w:ind w:left="180"/>
              <w:rPr>
                <w:sz w:val="24"/>
                <w:szCs w:val="24"/>
                <w:rPrChange w:id="422" w:author="ABD" w:date="2024-04-30T20:01:00Z">
                  <w:rPr>
                    <w:sz w:val="22"/>
                  </w:rPr>
                </w:rPrChange>
              </w:rPr>
            </w:pPr>
            <w:r w:rsidRPr="00330594">
              <w:rPr>
                <w:sz w:val="24"/>
                <w:szCs w:val="24"/>
                <w:rPrChange w:id="423" w:author="ABD" w:date="2024-04-30T20:01:00Z">
                  <w:rPr>
                    <w:sz w:val="22"/>
                  </w:rPr>
                </w:rPrChange>
              </w:rPr>
              <w:t>Co-locate</w:t>
            </w:r>
          </w:p>
        </w:tc>
        <w:tc>
          <w:tcPr>
            <w:tcW w:w="7560" w:type="dxa"/>
          </w:tcPr>
          <w:p w14:paraId="292C1BFF" w14:textId="77777777" w:rsidR="00704A6D" w:rsidRPr="00330594" w:rsidRDefault="00A63FD1">
            <w:pPr>
              <w:pStyle w:val="TableContents"/>
              <w:suppressAutoHyphens w:val="0"/>
              <w:spacing w:line="240" w:lineRule="auto"/>
              <w:ind w:left="180"/>
              <w:rPr>
                <w:sz w:val="24"/>
                <w:szCs w:val="24"/>
                <w:rPrChange w:id="424" w:author="ABD" w:date="2024-04-30T20:01:00Z">
                  <w:rPr>
                    <w:sz w:val="22"/>
                  </w:rPr>
                </w:rPrChange>
              </w:rPr>
            </w:pPr>
            <w:r w:rsidRPr="00330594">
              <w:rPr>
                <w:sz w:val="24"/>
                <w:szCs w:val="24"/>
                <w:rPrChange w:id="425" w:author="ABD" w:date="2024-04-30T20:01:00Z">
                  <w:rPr>
                    <w:sz w:val="22"/>
                  </w:rPr>
                </w:rPrChange>
              </w:rPr>
              <w:t xml:space="preserve">The charter school occupies “reasonably equivalent” facilities provided by the </w:t>
            </w:r>
            <w:r w:rsidRPr="00330594">
              <w:rPr>
                <w:sz w:val="24"/>
                <w:szCs w:val="24"/>
                <w:rPrChange w:id="426" w:author="ABD" w:date="2024-04-30T20:01:00Z">
                  <w:rPr>
                    <w:sz w:val="22"/>
                  </w:rPr>
                </w:rPrChange>
              </w:rPr>
              <w:t>public school district in which the charter school is located.</w:t>
            </w:r>
          </w:p>
        </w:tc>
      </w:tr>
      <w:tr w:rsidR="00704A6D" w:rsidRPr="00330594" w14:paraId="4EF071D9" w14:textId="77777777">
        <w:tc>
          <w:tcPr>
            <w:tcW w:w="1439" w:type="dxa"/>
          </w:tcPr>
          <w:p w14:paraId="177155F4" w14:textId="77777777" w:rsidR="00704A6D" w:rsidRPr="00330594" w:rsidRDefault="00A63FD1">
            <w:pPr>
              <w:pStyle w:val="TableContents"/>
              <w:suppressAutoHyphens w:val="0"/>
              <w:spacing w:line="240" w:lineRule="auto"/>
              <w:ind w:left="180"/>
              <w:rPr>
                <w:sz w:val="24"/>
                <w:szCs w:val="24"/>
                <w:rPrChange w:id="427" w:author="ABD" w:date="2024-04-30T20:01:00Z">
                  <w:rPr>
                    <w:sz w:val="22"/>
                  </w:rPr>
                </w:rPrChange>
              </w:rPr>
            </w:pPr>
            <w:r w:rsidRPr="00330594">
              <w:rPr>
                <w:sz w:val="24"/>
                <w:szCs w:val="24"/>
                <w:rPrChange w:id="428" w:author="ABD" w:date="2024-04-30T20:01:00Z">
                  <w:rPr>
                    <w:sz w:val="22"/>
                  </w:rPr>
                </w:rPrChange>
              </w:rPr>
              <w:t>Lease</w:t>
            </w:r>
          </w:p>
        </w:tc>
        <w:tc>
          <w:tcPr>
            <w:tcW w:w="7560" w:type="dxa"/>
          </w:tcPr>
          <w:p w14:paraId="71FB40C3" w14:textId="77777777" w:rsidR="00704A6D" w:rsidRPr="00330594" w:rsidRDefault="00A63FD1">
            <w:pPr>
              <w:pStyle w:val="TableContents"/>
              <w:suppressAutoHyphens w:val="0"/>
              <w:spacing w:line="240" w:lineRule="auto"/>
              <w:ind w:left="180"/>
              <w:rPr>
                <w:sz w:val="24"/>
                <w:szCs w:val="24"/>
                <w:rPrChange w:id="429" w:author="ABD" w:date="2024-04-30T20:01:00Z">
                  <w:rPr>
                    <w:sz w:val="22"/>
                  </w:rPr>
                </w:rPrChange>
              </w:rPr>
            </w:pPr>
            <w:r w:rsidRPr="00330594">
              <w:rPr>
                <w:sz w:val="24"/>
                <w:szCs w:val="24"/>
                <w:rPrChange w:id="430" w:author="ABD" w:date="2024-04-30T20:01:00Z">
                  <w:rPr>
                    <w:sz w:val="22"/>
                  </w:rPr>
                </w:rPrChange>
              </w:rPr>
              <w:t>The charter school occupies facilities that it leases.</w:t>
            </w:r>
          </w:p>
        </w:tc>
      </w:tr>
      <w:tr w:rsidR="00704A6D" w:rsidRPr="00330594" w14:paraId="39298764" w14:textId="77777777">
        <w:tc>
          <w:tcPr>
            <w:tcW w:w="1439" w:type="dxa"/>
            <w:tcBorders>
              <w:bottom w:val="single" w:sz="6" w:space="0" w:color="000000"/>
            </w:tcBorders>
          </w:tcPr>
          <w:p w14:paraId="794C7928" w14:textId="77777777" w:rsidR="00704A6D" w:rsidRPr="00330594" w:rsidRDefault="00A63FD1">
            <w:pPr>
              <w:pStyle w:val="TableContents"/>
              <w:suppressAutoHyphens w:val="0"/>
              <w:spacing w:line="240" w:lineRule="auto"/>
              <w:ind w:left="180"/>
              <w:rPr>
                <w:sz w:val="24"/>
                <w:szCs w:val="24"/>
                <w:rPrChange w:id="431" w:author="ABD" w:date="2024-04-30T20:01:00Z">
                  <w:rPr>
                    <w:sz w:val="22"/>
                  </w:rPr>
                </w:rPrChange>
              </w:rPr>
            </w:pPr>
            <w:r w:rsidRPr="00330594">
              <w:rPr>
                <w:sz w:val="24"/>
                <w:szCs w:val="24"/>
                <w:rPrChange w:id="432" w:author="ABD" w:date="2024-04-30T20:01:00Z">
                  <w:rPr>
                    <w:sz w:val="22"/>
                  </w:rPr>
                </w:rPrChange>
              </w:rPr>
              <w:t>Own</w:t>
            </w:r>
          </w:p>
        </w:tc>
        <w:tc>
          <w:tcPr>
            <w:tcW w:w="7560" w:type="dxa"/>
            <w:tcBorders>
              <w:bottom w:val="single" w:sz="6" w:space="0" w:color="000000"/>
            </w:tcBorders>
          </w:tcPr>
          <w:p w14:paraId="05D0DFE2" w14:textId="77777777" w:rsidR="00704A6D" w:rsidRPr="00330594" w:rsidRDefault="00A63FD1">
            <w:pPr>
              <w:pStyle w:val="TableContents"/>
              <w:suppressAutoHyphens w:val="0"/>
              <w:spacing w:line="240" w:lineRule="auto"/>
              <w:ind w:left="180"/>
              <w:rPr>
                <w:sz w:val="24"/>
                <w:szCs w:val="24"/>
                <w:rPrChange w:id="433" w:author="ABD" w:date="2024-04-30T20:01:00Z">
                  <w:rPr>
                    <w:sz w:val="22"/>
                  </w:rPr>
                </w:rPrChange>
              </w:rPr>
            </w:pPr>
            <w:r w:rsidRPr="00330594">
              <w:rPr>
                <w:w w:val="90"/>
                <w:sz w:val="24"/>
                <w:szCs w:val="24"/>
                <w:rPrChange w:id="434" w:author="ABD" w:date="2024-04-30T20:01:00Z">
                  <w:rPr>
                    <w:w w:val="90"/>
                    <w:sz w:val="22"/>
                  </w:rPr>
                </w:rPrChange>
              </w:rPr>
              <w:t>The</w:t>
            </w:r>
            <w:r w:rsidRPr="00330594">
              <w:rPr>
                <w:spacing w:val="-3"/>
                <w:w w:val="90"/>
                <w:sz w:val="24"/>
                <w:szCs w:val="24"/>
                <w:rPrChange w:id="435" w:author="ABD" w:date="2024-04-30T20:01:00Z">
                  <w:rPr>
                    <w:spacing w:val="-3"/>
                    <w:w w:val="90"/>
                    <w:sz w:val="22"/>
                  </w:rPr>
                </w:rPrChange>
              </w:rPr>
              <w:t xml:space="preserve"> </w:t>
            </w:r>
            <w:r w:rsidRPr="00330594">
              <w:rPr>
                <w:w w:val="90"/>
                <w:sz w:val="24"/>
                <w:szCs w:val="24"/>
                <w:rPrChange w:id="436" w:author="ABD" w:date="2024-04-30T20:01:00Z">
                  <w:rPr>
                    <w:w w:val="90"/>
                    <w:sz w:val="22"/>
                  </w:rPr>
                </w:rPrChange>
              </w:rPr>
              <w:t>charter</w:t>
            </w:r>
            <w:r w:rsidRPr="00330594">
              <w:rPr>
                <w:spacing w:val="-2"/>
                <w:w w:val="90"/>
                <w:sz w:val="24"/>
                <w:szCs w:val="24"/>
                <w:rPrChange w:id="437" w:author="ABD" w:date="2024-04-30T20:01:00Z">
                  <w:rPr>
                    <w:spacing w:val="-2"/>
                    <w:w w:val="90"/>
                    <w:sz w:val="22"/>
                  </w:rPr>
                </w:rPrChange>
              </w:rPr>
              <w:t xml:space="preserve"> </w:t>
            </w:r>
            <w:r w:rsidRPr="00330594">
              <w:rPr>
                <w:w w:val="90"/>
                <w:sz w:val="24"/>
                <w:szCs w:val="24"/>
                <w:rPrChange w:id="438" w:author="ABD" w:date="2024-04-30T20:01:00Z">
                  <w:rPr>
                    <w:w w:val="90"/>
                    <w:sz w:val="22"/>
                  </w:rPr>
                </w:rPrChange>
              </w:rPr>
              <w:t>school</w:t>
            </w:r>
            <w:r w:rsidRPr="00330594">
              <w:rPr>
                <w:spacing w:val="-2"/>
                <w:w w:val="90"/>
                <w:sz w:val="24"/>
                <w:szCs w:val="24"/>
                <w:rPrChange w:id="439" w:author="ABD" w:date="2024-04-30T20:01:00Z">
                  <w:rPr>
                    <w:spacing w:val="-2"/>
                    <w:w w:val="90"/>
                    <w:sz w:val="22"/>
                  </w:rPr>
                </w:rPrChange>
              </w:rPr>
              <w:t xml:space="preserve"> </w:t>
            </w:r>
            <w:r w:rsidRPr="00330594">
              <w:rPr>
                <w:w w:val="90"/>
                <w:sz w:val="24"/>
                <w:szCs w:val="24"/>
                <w:rPrChange w:id="440" w:author="ABD" w:date="2024-04-30T20:01:00Z">
                  <w:rPr>
                    <w:w w:val="90"/>
                    <w:sz w:val="22"/>
                  </w:rPr>
                </w:rPrChange>
              </w:rPr>
              <w:t>buys</w:t>
            </w:r>
            <w:r w:rsidRPr="00330594">
              <w:rPr>
                <w:spacing w:val="-2"/>
                <w:w w:val="90"/>
                <w:sz w:val="24"/>
                <w:szCs w:val="24"/>
                <w:rPrChange w:id="441" w:author="ABD" w:date="2024-04-30T20:01:00Z">
                  <w:rPr>
                    <w:spacing w:val="-2"/>
                    <w:w w:val="90"/>
                    <w:sz w:val="22"/>
                  </w:rPr>
                </w:rPrChange>
              </w:rPr>
              <w:t xml:space="preserve"> </w:t>
            </w:r>
            <w:r w:rsidRPr="00330594">
              <w:rPr>
                <w:w w:val="90"/>
                <w:sz w:val="24"/>
                <w:szCs w:val="24"/>
                <w:rPrChange w:id="442" w:author="ABD" w:date="2024-04-30T20:01:00Z">
                  <w:rPr>
                    <w:w w:val="90"/>
                    <w:sz w:val="22"/>
                  </w:rPr>
                </w:rPrChange>
              </w:rPr>
              <w:t>existing</w:t>
            </w:r>
            <w:r w:rsidRPr="00330594">
              <w:rPr>
                <w:spacing w:val="-4"/>
                <w:w w:val="90"/>
                <w:sz w:val="24"/>
                <w:szCs w:val="24"/>
                <w:rPrChange w:id="443" w:author="ABD" w:date="2024-04-30T20:01:00Z">
                  <w:rPr>
                    <w:spacing w:val="-4"/>
                    <w:w w:val="90"/>
                    <w:sz w:val="22"/>
                  </w:rPr>
                </w:rPrChange>
              </w:rPr>
              <w:t xml:space="preserve"> </w:t>
            </w:r>
            <w:r w:rsidRPr="00330594">
              <w:rPr>
                <w:w w:val="90"/>
                <w:sz w:val="24"/>
                <w:szCs w:val="24"/>
                <w:rPrChange w:id="444" w:author="ABD" w:date="2024-04-30T20:01:00Z">
                  <w:rPr>
                    <w:w w:val="90"/>
                    <w:sz w:val="22"/>
                  </w:rPr>
                </w:rPrChange>
              </w:rPr>
              <w:t>facilities</w:t>
            </w:r>
            <w:r w:rsidRPr="00330594">
              <w:rPr>
                <w:spacing w:val="-3"/>
                <w:w w:val="90"/>
                <w:sz w:val="24"/>
                <w:szCs w:val="24"/>
                <w:rPrChange w:id="445" w:author="ABD" w:date="2024-04-30T20:01:00Z">
                  <w:rPr>
                    <w:spacing w:val="-3"/>
                    <w:w w:val="90"/>
                    <w:sz w:val="22"/>
                  </w:rPr>
                </w:rPrChange>
              </w:rPr>
              <w:t xml:space="preserve"> </w:t>
            </w:r>
            <w:r w:rsidRPr="00330594">
              <w:rPr>
                <w:w w:val="90"/>
                <w:sz w:val="24"/>
                <w:szCs w:val="24"/>
                <w:rPrChange w:id="446" w:author="ABD" w:date="2024-04-30T20:01:00Z">
                  <w:rPr>
                    <w:w w:val="90"/>
                    <w:sz w:val="22"/>
                  </w:rPr>
                </w:rPrChange>
              </w:rPr>
              <w:t>or</w:t>
            </w:r>
            <w:r w:rsidRPr="00330594">
              <w:rPr>
                <w:spacing w:val="-2"/>
                <w:w w:val="90"/>
                <w:sz w:val="24"/>
                <w:szCs w:val="24"/>
                <w:rPrChange w:id="447" w:author="ABD" w:date="2024-04-30T20:01:00Z">
                  <w:rPr>
                    <w:spacing w:val="-2"/>
                    <w:w w:val="90"/>
                    <w:sz w:val="22"/>
                  </w:rPr>
                </w:rPrChange>
              </w:rPr>
              <w:t xml:space="preserve"> </w:t>
            </w:r>
            <w:r w:rsidRPr="00330594">
              <w:rPr>
                <w:w w:val="90"/>
                <w:sz w:val="24"/>
                <w:szCs w:val="24"/>
                <w:rPrChange w:id="448" w:author="ABD" w:date="2024-04-30T20:01:00Z">
                  <w:rPr>
                    <w:w w:val="90"/>
                    <w:sz w:val="22"/>
                  </w:rPr>
                </w:rPrChange>
              </w:rPr>
              <w:t>buys</w:t>
            </w:r>
            <w:r w:rsidRPr="00330594">
              <w:rPr>
                <w:spacing w:val="-2"/>
                <w:w w:val="90"/>
                <w:sz w:val="24"/>
                <w:szCs w:val="24"/>
                <w:rPrChange w:id="449" w:author="ABD" w:date="2024-04-30T20:01:00Z">
                  <w:rPr>
                    <w:spacing w:val="-2"/>
                    <w:w w:val="90"/>
                    <w:sz w:val="22"/>
                  </w:rPr>
                </w:rPrChange>
              </w:rPr>
              <w:t xml:space="preserve"> </w:t>
            </w:r>
            <w:r w:rsidRPr="00330594">
              <w:rPr>
                <w:w w:val="90"/>
                <w:sz w:val="24"/>
                <w:szCs w:val="24"/>
                <w:rPrChange w:id="450" w:author="ABD" w:date="2024-04-30T20:01:00Z">
                  <w:rPr>
                    <w:w w:val="90"/>
                    <w:sz w:val="22"/>
                  </w:rPr>
                </w:rPrChange>
              </w:rPr>
              <w:t>land</w:t>
            </w:r>
            <w:r w:rsidRPr="00330594">
              <w:rPr>
                <w:spacing w:val="-3"/>
                <w:w w:val="90"/>
                <w:sz w:val="24"/>
                <w:szCs w:val="24"/>
                <w:rPrChange w:id="451" w:author="ABD" w:date="2024-04-30T20:01:00Z">
                  <w:rPr>
                    <w:spacing w:val="-3"/>
                    <w:w w:val="90"/>
                    <w:sz w:val="22"/>
                  </w:rPr>
                </w:rPrChange>
              </w:rPr>
              <w:t xml:space="preserve"> </w:t>
            </w:r>
            <w:r w:rsidRPr="00330594">
              <w:rPr>
                <w:w w:val="90"/>
                <w:sz w:val="24"/>
                <w:szCs w:val="24"/>
                <w:rPrChange w:id="452" w:author="ABD" w:date="2024-04-30T20:01:00Z">
                  <w:rPr>
                    <w:w w:val="90"/>
                    <w:sz w:val="22"/>
                  </w:rPr>
                </w:rPrChange>
              </w:rPr>
              <w:t>and</w:t>
            </w:r>
            <w:r w:rsidRPr="00330594">
              <w:rPr>
                <w:spacing w:val="-2"/>
                <w:w w:val="90"/>
                <w:sz w:val="24"/>
                <w:szCs w:val="24"/>
                <w:rPrChange w:id="453" w:author="ABD" w:date="2024-04-30T20:01:00Z">
                  <w:rPr>
                    <w:spacing w:val="-2"/>
                    <w:w w:val="90"/>
                    <w:sz w:val="22"/>
                  </w:rPr>
                </w:rPrChange>
              </w:rPr>
              <w:t xml:space="preserve"> </w:t>
            </w:r>
            <w:r w:rsidRPr="00330594">
              <w:rPr>
                <w:w w:val="90"/>
                <w:sz w:val="24"/>
                <w:szCs w:val="24"/>
                <w:rPrChange w:id="454" w:author="ABD" w:date="2024-04-30T20:01:00Z">
                  <w:rPr>
                    <w:w w:val="90"/>
                    <w:sz w:val="22"/>
                  </w:rPr>
                </w:rPrChange>
              </w:rPr>
              <w:t>builds</w:t>
            </w:r>
            <w:r w:rsidRPr="00330594">
              <w:rPr>
                <w:spacing w:val="-2"/>
                <w:w w:val="90"/>
                <w:sz w:val="24"/>
                <w:szCs w:val="24"/>
                <w:rPrChange w:id="455" w:author="ABD" w:date="2024-04-30T20:01:00Z">
                  <w:rPr>
                    <w:spacing w:val="-2"/>
                    <w:w w:val="90"/>
                    <w:sz w:val="22"/>
                  </w:rPr>
                </w:rPrChange>
              </w:rPr>
              <w:t xml:space="preserve"> </w:t>
            </w:r>
            <w:r w:rsidRPr="00330594">
              <w:rPr>
                <w:w w:val="90"/>
                <w:sz w:val="24"/>
                <w:szCs w:val="24"/>
                <w:rPrChange w:id="456" w:author="ABD" w:date="2024-04-30T20:01:00Z">
                  <w:rPr>
                    <w:w w:val="90"/>
                    <w:sz w:val="22"/>
                  </w:rPr>
                </w:rPrChange>
              </w:rPr>
              <w:t>their</w:t>
            </w:r>
            <w:r w:rsidRPr="00330594">
              <w:rPr>
                <w:spacing w:val="-2"/>
                <w:w w:val="90"/>
                <w:sz w:val="24"/>
                <w:szCs w:val="24"/>
                <w:rPrChange w:id="457" w:author="ABD" w:date="2024-04-30T20:01:00Z">
                  <w:rPr>
                    <w:spacing w:val="-2"/>
                    <w:w w:val="90"/>
                    <w:sz w:val="22"/>
                  </w:rPr>
                </w:rPrChange>
              </w:rPr>
              <w:t xml:space="preserve"> </w:t>
            </w:r>
            <w:r w:rsidRPr="00330594">
              <w:rPr>
                <w:spacing w:val="-4"/>
                <w:w w:val="90"/>
                <w:sz w:val="24"/>
                <w:szCs w:val="24"/>
                <w:rPrChange w:id="458" w:author="ABD" w:date="2024-04-30T20:01:00Z">
                  <w:rPr>
                    <w:spacing w:val="-4"/>
                    <w:w w:val="90"/>
                    <w:sz w:val="22"/>
                  </w:rPr>
                </w:rPrChange>
              </w:rPr>
              <w:t>own.</w:t>
            </w:r>
          </w:p>
        </w:tc>
      </w:tr>
    </w:tbl>
    <w:p w14:paraId="7B9DB8ED" w14:textId="77777777" w:rsidR="00FA0917" w:rsidRDefault="00FA0917">
      <w:pPr>
        <w:rPr>
          <w:ins w:id="459" w:author="ABD" w:date="2024-04-30T20:02:00Z"/>
          <w:sz w:val="24"/>
          <w:szCs w:val="24"/>
        </w:rPr>
      </w:pPr>
    </w:p>
    <w:p w14:paraId="093BDA34" w14:textId="5A6F5B17" w:rsidR="00704A6D" w:rsidRPr="00330594" w:rsidRDefault="00A63FD1">
      <w:pPr>
        <w:rPr>
          <w:sz w:val="24"/>
          <w:szCs w:val="24"/>
          <w:rPrChange w:id="460" w:author="ABD" w:date="2024-04-30T20:01:00Z">
            <w:rPr/>
          </w:rPrChange>
        </w:rPr>
      </w:pPr>
      <w:r w:rsidRPr="00330594">
        <w:rPr>
          <w:sz w:val="24"/>
          <w:szCs w:val="24"/>
          <w:rPrChange w:id="461" w:author="ABD" w:date="2024-04-30T20:01:00Z">
            <w:rPr/>
          </w:rPrChange>
        </w:rPr>
        <w:t>reasonably equivalent facilities under Proposi</w:t>
      </w:r>
      <w:r w:rsidRPr="00330594">
        <w:rPr>
          <w:sz w:val="24"/>
          <w:szCs w:val="24"/>
          <w:rPrChange w:id="462" w:author="ABD" w:date="2024-04-30T20:01:00Z">
            <w:rPr/>
          </w:rPrChange>
        </w:rPr>
        <w:t>tion 39. However, districts and charter schools may enter into agreements outside of Proposition 39 concerning what facilities districts will provide to the charter school. Charter schools may lease their facilities from either a related party such as a 50</w:t>
      </w:r>
      <w:r w:rsidRPr="00330594">
        <w:rPr>
          <w:sz w:val="24"/>
          <w:szCs w:val="24"/>
          <w:rPrChange w:id="463" w:author="ABD" w:date="2024-04-30T20:01:00Z">
            <w:rPr/>
          </w:rPrChange>
        </w:rPr>
        <w:t xml:space="preserve">9(a)(3) supporting charity, or at </w:t>
      </w:r>
      <w:del w:id="464" w:author="ABD" w:date="2024-04-30T20:03:00Z">
        <w:r w:rsidRPr="00330594" w:rsidDel="000270B1">
          <w:rPr>
            <w:sz w:val="24"/>
            <w:szCs w:val="24"/>
            <w:rPrChange w:id="465" w:author="ABD" w:date="2024-04-30T20:01:00Z">
              <w:rPr/>
            </w:rPrChange>
          </w:rPr>
          <w:delText>arms length</w:delText>
        </w:r>
      </w:del>
      <w:ins w:id="466" w:author="ABD" w:date="2024-04-30T20:03:00Z">
        <w:r w:rsidR="000270B1" w:rsidRPr="000270B1">
          <w:rPr>
            <w:sz w:val="24"/>
            <w:szCs w:val="24"/>
          </w:rPr>
          <w:t>arm’s</w:t>
        </w:r>
        <w:r w:rsidR="00F35FDB">
          <w:rPr>
            <w:sz w:val="24"/>
            <w:szCs w:val="24"/>
          </w:rPr>
          <w:t>-</w:t>
        </w:r>
        <w:r w:rsidR="000270B1" w:rsidRPr="000270B1">
          <w:rPr>
            <w:sz w:val="24"/>
            <w:szCs w:val="24"/>
          </w:rPr>
          <w:t>length</w:t>
        </w:r>
      </w:ins>
      <w:r w:rsidRPr="00330594">
        <w:rPr>
          <w:sz w:val="24"/>
          <w:szCs w:val="24"/>
          <w:rPrChange w:id="467" w:author="ABD" w:date="2024-04-30T20:01:00Z">
            <w:rPr/>
          </w:rPrChange>
        </w:rPr>
        <w:t>, from an unrelated party. The terms and length of leases vary. If the lessor is an unrelated party, the charter schools may take advantage of grants offered by the Charter School Finance Authority</w:t>
      </w:r>
      <w:r w:rsidRPr="00330594">
        <w:rPr>
          <w:rStyle w:val="FootnoteReference"/>
          <w:sz w:val="24"/>
          <w:szCs w:val="24"/>
          <w:rPrChange w:id="468" w:author="ABD" w:date="2024-04-30T20:01:00Z">
            <w:rPr>
              <w:rStyle w:val="FootnoteReference"/>
            </w:rPr>
          </w:rPrChange>
        </w:rPr>
        <w:footnoteReference w:id="12"/>
      </w:r>
      <w:r w:rsidRPr="00330594">
        <w:rPr>
          <w:sz w:val="24"/>
          <w:szCs w:val="24"/>
          <w:rPrChange w:id="469" w:author="ABD" w:date="2024-04-30T20:01:00Z">
            <w:rPr/>
          </w:rPrChange>
        </w:rPr>
        <w:t xml:space="preserve"> which are authorized by Ed. Code §47614.5 et seq. and CCR §10170</w:t>
      </w:r>
      <w:r w:rsidRPr="00330594">
        <w:rPr>
          <w:rStyle w:val="FootnoteReference"/>
          <w:sz w:val="24"/>
          <w:szCs w:val="24"/>
          <w:rPrChange w:id="470" w:author="ABD" w:date="2024-04-30T20:01:00Z">
            <w:rPr>
              <w:rStyle w:val="FootnoteReference"/>
            </w:rPr>
          </w:rPrChange>
        </w:rPr>
        <w:footnoteReference w:id="13"/>
      </w:r>
      <w:r w:rsidRPr="00330594">
        <w:rPr>
          <w:sz w:val="24"/>
          <w:szCs w:val="24"/>
          <w:rPrChange w:id="471" w:author="ABD" w:date="2024-04-30T20:01:00Z">
            <w:rPr/>
          </w:rPrChange>
        </w:rPr>
        <w:t xml:space="preserve"> “to offset annual on-going facility costs for charter schools that service a high-percentage of students eligible for free or reduced-price meals (FRPM) or are located in a public elementary school boundary serving a similar demographic” (California State</w:t>
      </w:r>
      <w:r w:rsidRPr="00330594">
        <w:rPr>
          <w:sz w:val="24"/>
          <w:szCs w:val="24"/>
          <w:rPrChange w:id="472" w:author="ABD" w:date="2024-04-30T20:01:00Z">
            <w:rPr/>
          </w:rPrChange>
        </w:rPr>
        <w:t xml:space="preserve"> Treasurer, </w:t>
      </w:r>
      <w:r w:rsidRPr="00330594">
        <w:rPr>
          <w:sz w:val="24"/>
          <w:szCs w:val="24"/>
          <w:rPrChange w:id="473" w:author="ABD" w:date="2024-04-30T20:01:00Z">
            <w:rPr/>
          </w:rPrChange>
        </w:rPr>
        <w:fldChar w:fldCharType="begin"/>
      </w:r>
      <w:r w:rsidRPr="00330594">
        <w:rPr>
          <w:sz w:val="24"/>
          <w:szCs w:val="24"/>
          <w:rPrChange w:id="474" w:author="ABD" w:date="2024-04-30T20:01:00Z">
            <w:rPr/>
          </w:rPrChange>
        </w:rPr>
        <w:instrText xml:space="preserve"> HYPERLINK \l "_bookmark15" \h </w:instrText>
      </w:r>
      <w:r w:rsidRPr="00330594">
        <w:rPr>
          <w:sz w:val="24"/>
          <w:szCs w:val="24"/>
          <w:rPrChange w:id="475" w:author="ABD" w:date="2024-04-30T20:01:00Z">
            <w:rPr/>
          </w:rPrChange>
        </w:rPr>
        <w:fldChar w:fldCharType="separate"/>
      </w:r>
      <w:r w:rsidRPr="00330594">
        <w:rPr>
          <w:sz w:val="24"/>
          <w:szCs w:val="24"/>
          <w:rPrChange w:id="476" w:author="ABD" w:date="2024-04-30T20:01:00Z">
            <w:rPr/>
          </w:rPrChange>
        </w:rPr>
        <w:t>2023).</w:t>
      </w:r>
      <w:r w:rsidRPr="00330594">
        <w:rPr>
          <w:sz w:val="24"/>
          <w:szCs w:val="24"/>
          <w:rPrChange w:id="477" w:author="ABD" w:date="2024-04-30T20:01:00Z">
            <w:rPr/>
          </w:rPrChange>
        </w:rPr>
        <w:fldChar w:fldCharType="end"/>
      </w:r>
      <w:r w:rsidRPr="00330594">
        <w:rPr>
          <w:sz w:val="24"/>
          <w:szCs w:val="24"/>
          <w:rPrChange w:id="478" w:author="ABD" w:date="2024-04-30T20:01:00Z">
            <w:rPr/>
          </w:rPrChange>
        </w:rPr>
        <w:t xml:space="preserve"> The amount of the grant is the lesser of the school’s ADA × $1,420 or the annual rent × 75%.</w:t>
      </w:r>
      <w:r w:rsidRPr="00330594">
        <w:rPr>
          <w:rStyle w:val="FootnoteReference"/>
          <w:sz w:val="24"/>
          <w:szCs w:val="24"/>
          <w:rPrChange w:id="479" w:author="ABD" w:date="2024-04-30T20:01:00Z">
            <w:rPr>
              <w:rStyle w:val="FootnoteReference"/>
            </w:rPr>
          </w:rPrChange>
        </w:rPr>
        <w:footnoteReference w:id="14"/>
      </w:r>
      <w:r w:rsidRPr="00330594">
        <w:rPr>
          <w:sz w:val="24"/>
          <w:szCs w:val="24"/>
          <w:rPrChange w:id="482" w:author="ABD" w:date="2024-04-30T20:01:00Z">
            <w:rPr/>
          </w:rPrChange>
        </w:rPr>
        <w:t xml:space="preserve"> To be eligible for the rent subsidy, 55% of a charter school’s students must be eligible for FRPMs.</w:t>
      </w:r>
    </w:p>
    <w:p w14:paraId="582EAC52" w14:textId="61A3BA01" w:rsidR="00704A6D" w:rsidRPr="00330594" w:rsidRDefault="00A63FD1">
      <w:pPr>
        <w:pStyle w:val="BodyText"/>
        <w:rPr>
          <w:sz w:val="24"/>
          <w:rPrChange w:id="483" w:author="ABD" w:date="2024-04-30T20:01:00Z">
            <w:rPr/>
          </w:rPrChange>
        </w:rPr>
      </w:pPr>
      <w:r w:rsidRPr="00330594">
        <w:rPr>
          <w:sz w:val="24"/>
          <w:rPrChange w:id="484" w:author="ABD" w:date="2024-04-30T20:01:00Z">
            <w:rPr/>
          </w:rPrChange>
        </w:rPr>
        <w:t xml:space="preserve">The </w:t>
      </w:r>
      <w:r w:rsidRPr="00330594">
        <w:rPr>
          <w:sz w:val="24"/>
          <w:rPrChange w:id="485" w:author="ABD" w:date="2024-04-30T20:01:00Z">
            <w:rPr/>
          </w:rPrChange>
        </w:rPr>
        <w:t>thir</w:t>
      </w:r>
      <w:r w:rsidRPr="00330594">
        <w:rPr>
          <w:sz w:val="24"/>
          <w:rPrChange w:id="486" w:author="ABD" w:date="2024-04-30T20:01:00Z">
            <w:rPr/>
          </w:rPrChange>
        </w:rPr>
        <w:t>d</w:t>
      </w:r>
      <w:r w:rsidRPr="00330594">
        <w:rPr>
          <w:sz w:val="24"/>
          <w:rPrChange w:id="487" w:author="ABD" w:date="2024-04-30T20:01:00Z">
            <w:rPr/>
          </w:rPrChange>
        </w:rPr>
        <w:t xml:space="preserve"> way of obtaining facilities is to own the needed facilities, or to have a related party own the facilities. These might be purchased, or the land purchased and facilities constructed. Most </w:t>
      </w:r>
      <w:ins w:id="488" w:author="ABD" w:date="2024-04-30T20:04:00Z">
        <w:r w:rsidR="00E83F08">
          <w:rPr>
            <w:sz w:val="24"/>
          </w:rPr>
          <w:t xml:space="preserve">traditional </w:t>
        </w:r>
      </w:ins>
      <w:proofErr w:type="gramStart"/>
      <w:r w:rsidRPr="00330594">
        <w:rPr>
          <w:sz w:val="24"/>
          <w:rPrChange w:id="489" w:author="ABD" w:date="2024-04-30T20:01:00Z">
            <w:rPr/>
          </w:rPrChange>
        </w:rPr>
        <w:t>public school</w:t>
      </w:r>
      <w:proofErr w:type="gramEnd"/>
      <w:r w:rsidRPr="00330594">
        <w:rPr>
          <w:sz w:val="24"/>
          <w:rPrChange w:id="490" w:author="ABD" w:date="2024-04-30T20:01:00Z">
            <w:rPr/>
          </w:rPrChange>
        </w:rPr>
        <w:t xml:space="preserve"> districts own their own facilities, but since these</w:t>
      </w:r>
      <w:r w:rsidRPr="00330594">
        <w:rPr>
          <w:sz w:val="24"/>
          <w:rPrChange w:id="491" w:author="ABD" w:date="2024-04-30T20:01:00Z">
            <w:rPr/>
          </w:rPrChange>
        </w:rPr>
        <w:t xml:space="preserve"> were likely bought and built using bond money derived from taxes, charter schools, lacking taxing authority, are unable to pay for their facilities this way.</w:t>
      </w:r>
    </w:p>
    <w:p w14:paraId="11959ECF" w14:textId="77777777" w:rsidR="00704A6D" w:rsidRPr="00EC0009" w:rsidRDefault="00A63FD1">
      <w:pPr>
        <w:pStyle w:val="Heading2"/>
        <w:rPr>
          <w:i/>
          <w:iCs/>
          <w:sz w:val="24"/>
          <w:szCs w:val="24"/>
          <w:rPrChange w:id="492" w:author="ABD" w:date="2024-04-30T20:05:00Z">
            <w:rPr/>
          </w:rPrChange>
        </w:rPr>
      </w:pPr>
      <w:r w:rsidRPr="00EC0009">
        <w:rPr>
          <w:i/>
          <w:iCs/>
          <w:sz w:val="24"/>
          <w:szCs w:val="24"/>
          <w:rPrChange w:id="493" w:author="ABD" w:date="2024-04-30T20:05:00Z">
            <w:rPr/>
          </w:rPrChange>
        </w:rPr>
        <w:lastRenderedPageBreak/>
        <w:t>Source of Funds</w:t>
      </w:r>
    </w:p>
    <w:p w14:paraId="33FA1695" w14:textId="3071E6AB" w:rsidR="00704A6D" w:rsidRPr="00330594" w:rsidRDefault="00A63FD1">
      <w:pPr>
        <w:pStyle w:val="BodyText"/>
        <w:rPr>
          <w:sz w:val="24"/>
          <w:rPrChange w:id="494" w:author="ABD" w:date="2024-04-30T20:01:00Z">
            <w:rPr/>
          </w:rPrChange>
        </w:rPr>
      </w:pPr>
      <w:r w:rsidRPr="00330594">
        <w:rPr>
          <w:sz w:val="24"/>
          <w:rPrChange w:id="495" w:author="ABD" w:date="2024-04-30T20:01:00Z">
            <w:rPr/>
          </w:rPrChange>
        </w:rPr>
        <w:t xml:space="preserve">If a charter school’s </w:t>
      </w:r>
      <w:r w:rsidRPr="00330594">
        <w:rPr>
          <w:sz w:val="24"/>
          <w:rPrChange w:id="496" w:author="ABD" w:date="2024-04-30T20:01:00Z">
            <w:rPr/>
          </w:rPrChange>
        </w:rPr>
        <w:t>leadership</w:t>
      </w:r>
      <w:r w:rsidRPr="00330594">
        <w:rPr>
          <w:sz w:val="24"/>
          <w:rPrChange w:id="497" w:author="ABD" w:date="2024-04-30T20:01:00Z">
            <w:rPr/>
          </w:rPrChange>
        </w:rPr>
        <w:t xml:space="preserve"> decides they should own their own facilities, th</w:t>
      </w:r>
      <w:r w:rsidRPr="00330594">
        <w:rPr>
          <w:sz w:val="24"/>
          <w:rPrChange w:id="498" w:author="ABD" w:date="2024-04-30T20:01:00Z">
            <w:rPr/>
          </w:rPrChange>
        </w:rPr>
        <w:t>ere are basically just a few</w:t>
      </w:r>
      <w:r w:rsidRPr="00330594">
        <w:rPr>
          <w:rStyle w:val="CaptionCharacters"/>
          <w:sz w:val="24"/>
          <w:rPrChange w:id="499" w:author="ABD" w:date="2024-04-30T20:01:00Z">
            <w:rPr>
              <w:rStyle w:val="CaptionCharacters"/>
            </w:rPr>
          </w:rPrChange>
        </w:rPr>
        <w:t xml:space="preserve"> ways they can go about this, as shown in </w:t>
      </w:r>
      <w:r w:rsidRPr="00330594">
        <w:rPr>
          <w:rStyle w:val="CaptionCharacters"/>
          <w:sz w:val="24"/>
          <w:rPrChange w:id="500" w:author="ABD" w:date="2024-04-30T20:01:00Z">
            <w:rPr>
              <w:rStyle w:val="CaptionCharacters"/>
            </w:rPr>
          </w:rPrChange>
        </w:rPr>
        <w:fldChar w:fldCharType="begin"/>
      </w:r>
      <w:r w:rsidRPr="00330594">
        <w:rPr>
          <w:rStyle w:val="CaptionCharacters"/>
          <w:sz w:val="24"/>
          <w:rPrChange w:id="501" w:author="ABD" w:date="2024-04-30T20:01:00Z">
            <w:rPr>
              <w:rStyle w:val="CaptionCharacters"/>
            </w:rPr>
          </w:rPrChange>
        </w:rPr>
        <w:instrText xml:space="preserve"> REF Ref_Table2_label_and_number \h </w:instrText>
      </w:r>
      <w:r w:rsidRPr="00330594">
        <w:rPr>
          <w:rStyle w:val="CaptionCharacters"/>
          <w:sz w:val="24"/>
          <w:rPrChange w:id="502" w:author="ABD" w:date="2024-04-30T20:01:00Z">
            <w:rPr>
              <w:rStyle w:val="CaptionCharacters"/>
            </w:rPr>
          </w:rPrChange>
        </w:rPr>
      </w:r>
      <w:r w:rsidR="00330594">
        <w:rPr>
          <w:rStyle w:val="CaptionCharacters"/>
          <w:sz w:val="24"/>
        </w:rPr>
        <w:instrText xml:space="preserve"> \* MERGEFORMAT </w:instrText>
      </w:r>
      <w:r w:rsidRPr="00330594">
        <w:rPr>
          <w:rStyle w:val="CaptionCharacters"/>
          <w:sz w:val="24"/>
          <w:rPrChange w:id="503" w:author="ABD" w:date="2024-04-30T20:01:00Z">
            <w:rPr>
              <w:rStyle w:val="CaptionCharacters"/>
            </w:rPr>
          </w:rPrChange>
        </w:rPr>
        <w:fldChar w:fldCharType="separate"/>
      </w:r>
      <w:r w:rsidRPr="00330594">
        <w:rPr>
          <w:rStyle w:val="CaptionCharacters"/>
          <w:sz w:val="24"/>
          <w:rPrChange w:id="504" w:author="ABD" w:date="2024-04-30T20:01:00Z">
            <w:rPr>
              <w:rStyle w:val="CaptionCharacters"/>
            </w:rPr>
          </w:rPrChange>
        </w:rPr>
        <w:t>Table 2</w:t>
      </w:r>
      <w:r w:rsidRPr="00330594">
        <w:rPr>
          <w:rStyle w:val="CaptionCharacters"/>
          <w:sz w:val="24"/>
          <w:rPrChange w:id="505" w:author="ABD" w:date="2024-04-30T20:01:00Z">
            <w:rPr>
              <w:rStyle w:val="CaptionCharacters"/>
            </w:rPr>
          </w:rPrChange>
        </w:rPr>
        <w:fldChar w:fldCharType="end"/>
      </w:r>
      <w:del w:id="506" w:author="ABD" w:date="2024-04-30T20:05:00Z">
        <w:r w:rsidRPr="00330594" w:rsidDel="00EC0009">
          <w:rPr>
            <w:rStyle w:val="CaptionCharacters"/>
            <w:sz w:val="24"/>
            <w:rPrChange w:id="507" w:author="ABD" w:date="2024-04-30T20:01:00Z">
              <w:rPr>
                <w:rStyle w:val="CaptionCharacters"/>
              </w:rPr>
            </w:rPrChange>
          </w:rPr>
          <w:delText>:</w:delText>
        </w:r>
      </w:del>
      <w:ins w:id="508" w:author="ABD" w:date="2024-04-30T20:05:00Z">
        <w:r w:rsidR="00EC0009">
          <w:rPr>
            <w:rStyle w:val="CaptionCharacters"/>
            <w:sz w:val="24"/>
          </w:rPr>
          <w:t xml:space="preserve">, </w:t>
        </w:r>
      </w:ins>
      <w:r w:rsidRPr="00330594">
        <w:rPr>
          <w:rStyle w:val="CaptionCharacters"/>
          <w:i/>
          <w:iCs/>
          <w:sz w:val="24"/>
          <w:rPrChange w:id="509" w:author="ABD" w:date="2024-04-30T20:01:00Z">
            <w:rPr>
              <w:rStyle w:val="CaptionCharacters"/>
              <w:i/>
              <w:iCs/>
            </w:rPr>
          </w:rPrChange>
        </w:rPr>
        <w:fldChar w:fldCharType="begin"/>
      </w:r>
      <w:r w:rsidRPr="00330594">
        <w:rPr>
          <w:rStyle w:val="CaptionCharacters"/>
          <w:i/>
          <w:iCs/>
          <w:sz w:val="24"/>
          <w:rPrChange w:id="510" w:author="ABD" w:date="2024-04-30T20:01:00Z">
            <w:rPr>
              <w:rStyle w:val="CaptionCharacters"/>
              <w:i/>
              <w:iCs/>
            </w:rPr>
          </w:rPrChange>
        </w:rPr>
        <w:instrText xml:space="preserve"> REF Ref_Table2_caption_only \h </w:instrText>
      </w:r>
      <w:r w:rsidRPr="00330594">
        <w:rPr>
          <w:rStyle w:val="CaptionCharacters"/>
          <w:i/>
          <w:iCs/>
          <w:sz w:val="24"/>
          <w:rPrChange w:id="511" w:author="ABD" w:date="2024-04-30T20:01:00Z">
            <w:rPr>
              <w:rStyle w:val="CaptionCharacters"/>
              <w:i/>
              <w:iCs/>
            </w:rPr>
          </w:rPrChange>
        </w:rPr>
      </w:r>
      <w:r w:rsidR="00330594">
        <w:rPr>
          <w:rStyle w:val="CaptionCharacters"/>
          <w:i/>
          <w:iCs/>
          <w:sz w:val="24"/>
        </w:rPr>
        <w:instrText xml:space="preserve"> \* MERGEFORMAT </w:instrText>
      </w:r>
      <w:r w:rsidRPr="00330594">
        <w:rPr>
          <w:rStyle w:val="CaptionCharacters"/>
          <w:i/>
          <w:iCs/>
          <w:sz w:val="24"/>
          <w:rPrChange w:id="512" w:author="ABD" w:date="2024-04-30T20:01:00Z">
            <w:rPr>
              <w:rStyle w:val="CaptionCharacters"/>
              <w:i/>
              <w:iCs/>
            </w:rPr>
          </w:rPrChange>
        </w:rPr>
        <w:fldChar w:fldCharType="separate"/>
      </w:r>
      <w:r w:rsidRPr="00330594">
        <w:rPr>
          <w:rStyle w:val="CaptionCharacters"/>
          <w:i/>
          <w:iCs/>
          <w:sz w:val="24"/>
          <w:rPrChange w:id="513" w:author="ABD" w:date="2024-04-30T20:01:00Z">
            <w:rPr>
              <w:rStyle w:val="CaptionCharacters"/>
              <w:i/>
              <w:iCs/>
            </w:rPr>
          </w:rPrChange>
        </w:rPr>
        <w:t>Charter School Options for Pa</w:t>
      </w:r>
      <w:r w:rsidRPr="00330594">
        <w:rPr>
          <w:rStyle w:val="CaptionCharacters"/>
          <w:i/>
          <w:iCs/>
          <w:sz w:val="24"/>
          <w:rPrChange w:id="514" w:author="ABD" w:date="2024-04-30T20:01:00Z">
            <w:rPr>
              <w:rStyle w:val="CaptionCharacters"/>
              <w:i/>
              <w:iCs/>
            </w:rPr>
          </w:rPrChange>
        </w:rPr>
        <w:t>ying for Facilities</w:t>
      </w:r>
      <w:r w:rsidRPr="00330594">
        <w:rPr>
          <w:rStyle w:val="CaptionCharacters"/>
          <w:i/>
          <w:iCs/>
          <w:sz w:val="24"/>
          <w:rPrChange w:id="515" w:author="ABD" w:date="2024-04-30T20:01:00Z">
            <w:rPr>
              <w:rStyle w:val="CaptionCharacters"/>
              <w:i/>
              <w:iCs/>
            </w:rPr>
          </w:rPrChange>
        </w:rPr>
        <w:fldChar w:fldCharType="end"/>
      </w:r>
      <w:r w:rsidRPr="00330594">
        <w:rPr>
          <w:rStyle w:val="CaptionCharacters"/>
          <w:i/>
          <w:iCs/>
          <w:sz w:val="24"/>
          <w:rPrChange w:id="516" w:author="ABD" w:date="2024-04-30T20:01:00Z">
            <w:rPr>
              <w:rStyle w:val="CaptionCharacters"/>
              <w:i/>
              <w:iCs/>
            </w:rPr>
          </w:rPrChange>
        </w:rPr>
        <w:t xml:space="preserve">. </w:t>
      </w:r>
      <w:r w:rsidRPr="00EC0009">
        <w:rPr>
          <w:rStyle w:val="CaptionCharacters"/>
          <w:sz w:val="24"/>
          <w:rPrChange w:id="517" w:author="ABD" w:date="2024-04-30T20:05:00Z">
            <w:rPr>
              <w:rStyle w:val="CaptionCharacters"/>
              <w:i/>
              <w:iCs/>
            </w:rPr>
          </w:rPrChange>
        </w:rPr>
        <w:t>The last two</w:t>
      </w:r>
      <w:r w:rsidRPr="00330594">
        <w:rPr>
          <w:rStyle w:val="CaptionCharacters"/>
          <w:i/>
          <w:iCs/>
          <w:sz w:val="24"/>
          <w:rPrChange w:id="518" w:author="ABD" w:date="2024-04-30T20:01:00Z">
            <w:rPr>
              <w:rStyle w:val="CaptionCharacters"/>
              <w:i/>
              <w:iCs/>
            </w:rPr>
          </w:rPrChange>
        </w:rPr>
        <w:t xml:space="preserve"> </w:t>
      </w:r>
      <w:r w:rsidRPr="00330594">
        <w:rPr>
          <w:sz w:val="24"/>
          <w:rPrChange w:id="519" w:author="ABD" w:date="2024-04-30T20:01:00Z">
            <w:rPr/>
          </w:rPrChange>
        </w:rPr>
        <w:t>sources of funds, tax credits and bonds, are worth looking at in more detail because it is unlikely that the Legislature envisioned charter schoo</w:t>
      </w:r>
      <w:r w:rsidRPr="00330594">
        <w:rPr>
          <w:sz w:val="24"/>
          <w:rPrChange w:id="520" w:author="ABD" w:date="2024-04-30T20:01:00Z">
            <w:rPr/>
          </w:rPrChange>
        </w:rPr>
        <w:t>ls using them.</w:t>
      </w:r>
    </w:p>
    <w:p w14:paraId="1C41327D" w14:textId="77777777" w:rsidR="00704A6D" w:rsidRPr="00330594" w:rsidRDefault="00A63FD1">
      <w:pPr>
        <w:pStyle w:val="BodyText"/>
        <w:rPr>
          <w:sz w:val="24"/>
          <w:rPrChange w:id="521" w:author="ABD" w:date="2024-04-30T20:01:00Z">
            <w:rPr/>
          </w:rPrChange>
        </w:rPr>
      </w:pPr>
      <w:r w:rsidRPr="00330594">
        <w:rPr>
          <w:sz w:val="24"/>
          <w:rPrChange w:id="522" w:author="ABD" w:date="2024-04-30T20:01:00Z">
            <w:rPr/>
          </w:rPrChange>
        </w:rPr>
        <w:t xml:space="preserve">Tax credits are often used as a source of funds to buy or construct facilities. For example, the New Markets Tax Credit (NMTC) is a 39% tax credit, usable over seven years, available to those who make an investment in specified economically </w:t>
      </w:r>
      <w:r w:rsidRPr="00330594">
        <w:rPr>
          <w:sz w:val="24"/>
          <w:rPrChange w:id="523" w:author="ABD" w:date="2024-04-30T20:01:00Z">
            <w:rPr/>
          </w:rPrChange>
        </w:rPr>
        <w:t>depressed neighborhoods. This 39% tax credit is can be used to offset federal taxes on other investments. Note that the investment which generates the tax credit may itself also have a return.</w:t>
      </w:r>
    </w:p>
    <w:p w14:paraId="0C3AAF85" w14:textId="77777777" w:rsidR="00704A6D" w:rsidRPr="00330594" w:rsidRDefault="00A63FD1">
      <w:pPr>
        <w:pStyle w:val="BodyText"/>
        <w:rPr>
          <w:sz w:val="24"/>
          <w:rPrChange w:id="524" w:author="ABD" w:date="2024-04-30T20:01:00Z">
            <w:rPr/>
          </w:rPrChange>
        </w:rPr>
      </w:pPr>
      <w:r w:rsidRPr="00330594">
        <w:rPr>
          <w:sz w:val="24"/>
          <w:rPrChange w:id="525" w:author="ABD" w:date="2024-04-30T20:01:00Z">
            <w:rPr/>
          </w:rPrChange>
        </w:rPr>
        <w:t xml:space="preserve">An example will help make it clear how the NMTC works. Suppose </w:t>
      </w:r>
      <w:r w:rsidRPr="00330594">
        <w:rPr>
          <w:sz w:val="24"/>
          <w:rPrChange w:id="526" w:author="ABD" w:date="2024-04-30T20:01:00Z">
            <w:rPr/>
          </w:rPrChange>
        </w:rPr>
        <w:t>we have a high wealth individual with a marginal tax rate of 37% (the highest bracket), and suppose that this high wealth individual gets a 10% return per year on their investments. Further, suppose this individual has $2,351,000 to invest. The investor co</w:t>
      </w:r>
      <w:r w:rsidRPr="00330594">
        <w:rPr>
          <w:sz w:val="24"/>
          <w:rPrChange w:id="527" w:author="ABD" w:date="2024-04-30T20:01:00Z">
            <w:rPr/>
          </w:rPrChange>
        </w:rPr>
        <w:t xml:space="preserve">uld divide that amount into a $1,000,000 NMTC investment and $1,351,000 investment in something other than a qualified NMTC investment. </w:t>
      </w:r>
    </w:p>
    <w:p w14:paraId="426C2715" w14:textId="77777777" w:rsidR="00704A6D" w:rsidRPr="00330594" w:rsidRDefault="00A63FD1">
      <w:pPr>
        <w:pStyle w:val="BodyText"/>
        <w:rPr>
          <w:sz w:val="24"/>
          <w:rPrChange w:id="528" w:author="ABD" w:date="2024-04-30T20:01:00Z">
            <w:rPr/>
          </w:rPrChange>
        </w:rPr>
      </w:pPr>
      <w:r w:rsidRPr="00330594">
        <w:rPr>
          <w:sz w:val="24"/>
          <w:rPrChange w:id="529" w:author="ABD" w:date="2024-04-30T20:01:00Z">
            <w:rPr/>
          </w:rPrChange>
        </w:rPr>
        <w:t>In the NMTC-qualifying case, every year for the first three years, the investor has a profit of $</w:t>
      </w:r>
      <w:proofErr w:type="gramStart"/>
      <w:r w:rsidRPr="00330594">
        <w:rPr>
          <w:sz w:val="24"/>
          <w:rPrChange w:id="530" w:author="ABD" w:date="2024-04-30T20:01:00Z">
            <w:rPr/>
          </w:rPrChange>
        </w:rPr>
        <w:t>1,000,000  x</w:t>
      </w:r>
      <w:proofErr w:type="gramEnd"/>
      <w:r w:rsidRPr="00330594">
        <w:rPr>
          <w:sz w:val="24"/>
          <w:rPrChange w:id="531" w:author="ABD" w:date="2024-04-30T20:01:00Z">
            <w:rPr/>
          </w:rPrChange>
        </w:rPr>
        <w:t xml:space="preserve"> 10% = $10</w:t>
      </w:r>
      <w:r w:rsidRPr="00330594">
        <w:rPr>
          <w:sz w:val="24"/>
          <w:rPrChange w:id="532" w:author="ABD" w:date="2024-04-30T20:01:00Z">
            <w:rPr/>
          </w:rPrChange>
        </w:rPr>
        <w:t xml:space="preserve">0,000, and this generates an income tax due of </w:t>
      </w:r>
    </w:p>
    <w:p w14:paraId="6738073A" w14:textId="6B7A3A2C" w:rsidR="00EC0009" w:rsidRPr="00EC0009" w:rsidRDefault="00A63FD1">
      <w:pPr>
        <w:pStyle w:val="Table"/>
        <w:rPr>
          <w:ins w:id="533" w:author="ABD" w:date="2024-04-30T20:06:00Z"/>
        </w:rPr>
      </w:pPr>
      <w:bookmarkStart w:id="534" w:name="Ref_Table2_label_and_number"/>
      <w:r w:rsidRPr="00EC0009">
        <w:rPr>
          <w:b/>
          <w:bCs/>
          <w:i w:val="0"/>
          <w:iCs w:val="0"/>
          <w:rPrChange w:id="535" w:author="ABD" w:date="2024-04-30T20:06:00Z">
            <w:rPr/>
          </w:rPrChange>
        </w:rPr>
        <w:t xml:space="preserve">Table </w:t>
      </w:r>
      <w:r w:rsidRPr="00EC0009">
        <w:rPr>
          <w:b/>
          <w:bCs/>
          <w:i w:val="0"/>
          <w:iCs w:val="0"/>
          <w:rPrChange w:id="536" w:author="ABD" w:date="2024-04-30T20:06:00Z">
            <w:rPr/>
          </w:rPrChange>
        </w:rPr>
        <w:fldChar w:fldCharType="begin"/>
      </w:r>
      <w:r w:rsidRPr="00EC0009">
        <w:rPr>
          <w:b/>
          <w:bCs/>
          <w:i w:val="0"/>
          <w:iCs w:val="0"/>
          <w:rPrChange w:id="537" w:author="ABD" w:date="2024-04-30T20:06:00Z">
            <w:rPr/>
          </w:rPrChange>
        </w:rPr>
        <w:instrText xml:space="preserve"> SEQ Table \* ARABIC </w:instrText>
      </w:r>
      <w:r w:rsidRPr="00EC0009">
        <w:rPr>
          <w:b/>
          <w:bCs/>
          <w:i w:val="0"/>
          <w:iCs w:val="0"/>
          <w:rPrChange w:id="538" w:author="ABD" w:date="2024-04-30T20:06:00Z">
            <w:rPr/>
          </w:rPrChange>
        </w:rPr>
        <w:fldChar w:fldCharType="separate"/>
      </w:r>
      <w:r w:rsidRPr="00EC0009">
        <w:rPr>
          <w:b/>
          <w:bCs/>
          <w:i w:val="0"/>
          <w:iCs w:val="0"/>
          <w:rPrChange w:id="539" w:author="ABD" w:date="2024-04-30T20:06:00Z">
            <w:rPr/>
          </w:rPrChange>
        </w:rPr>
        <w:t>2</w:t>
      </w:r>
      <w:r w:rsidRPr="00EC0009">
        <w:rPr>
          <w:b/>
          <w:bCs/>
          <w:i w:val="0"/>
          <w:iCs w:val="0"/>
          <w:rPrChange w:id="540" w:author="ABD" w:date="2024-04-30T20:06:00Z">
            <w:rPr/>
          </w:rPrChange>
        </w:rPr>
        <w:fldChar w:fldCharType="end"/>
      </w:r>
      <w:bookmarkEnd w:id="534"/>
      <w:del w:id="541" w:author="ABD" w:date="2024-04-30T20:06:00Z">
        <w:r w:rsidRPr="00EC0009" w:rsidDel="00EC0009">
          <w:rPr>
            <w:b/>
            <w:bCs/>
            <w:i w:val="0"/>
            <w:iCs w:val="0"/>
            <w:rPrChange w:id="542" w:author="ABD" w:date="2024-04-30T20:06:00Z">
              <w:rPr/>
            </w:rPrChange>
          </w:rPr>
          <w:delText>:</w:delText>
        </w:r>
      </w:del>
      <w:r w:rsidRPr="00EC0009">
        <w:t xml:space="preserve"> </w:t>
      </w:r>
      <w:bookmarkStart w:id="543" w:name="Ref_Table2_caption_only"/>
    </w:p>
    <w:p w14:paraId="4A241916" w14:textId="1CAB0052" w:rsidR="00704A6D" w:rsidRPr="00330594" w:rsidRDefault="00A63FD1">
      <w:pPr>
        <w:pStyle w:val="Table"/>
      </w:pPr>
      <w:r w:rsidRPr="00330594">
        <w:t>Charter School Options for Paying for Facilities</w:t>
      </w:r>
      <w:bookmarkEnd w:id="543"/>
    </w:p>
    <w:tbl>
      <w:tblPr>
        <w:tblW w:w="5000" w:type="pct"/>
        <w:tblLayout w:type="fixed"/>
        <w:tblCellMar>
          <w:left w:w="0" w:type="dxa"/>
          <w:right w:w="0" w:type="dxa"/>
        </w:tblCellMar>
        <w:tblLook w:val="04A0" w:firstRow="1" w:lastRow="0" w:firstColumn="1" w:lastColumn="0" w:noHBand="0" w:noVBand="1"/>
      </w:tblPr>
      <w:tblGrid>
        <w:gridCol w:w="2023"/>
        <w:gridCol w:w="6977"/>
      </w:tblGrid>
      <w:tr w:rsidR="00704A6D" w:rsidRPr="00330594" w14:paraId="2DCF20E7" w14:textId="77777777">
        <w:tc>
          <w:tcPr>
            <w:tcW w:w="2023" w:type="dxa"/>
            <w:tcBorders>
              <w:top w:val="single" w:sz="6" w:space="0" w:color="000000"/>
              <w:bottom w:val="single" w:sz="6" w:space="0" w:color="000000"/>
            </w:tcBorders>
          </w:tcPr>
          <w:p w14:paraId="65E32D44" w14:textId="77777777" w:rsidR="00704A6D" w:rsidRPr="00330594" w:rsidRDefault="00A63FD1">
            <w:pPr>
              <w:pStyle w:val="TableHeading"/>
              <w:spacing w:line="240" w:lineRule="auto"/>
              <w:ind w:left="86" w:right="0"/>
              <w:jc w:val="left"/>
              <w:rPr>
                <w:rFonts w:ascii="Alegreya" w:hAnsi="Alegreya"/>
                <w:color w:val="000000"/>
                <w:sz w:val="24"/>
                <w:szCs w:val="24"/>
                <w:rPrChange w:id="544" w:author="ABD" w:date="2024-04-30T20:01:00Z">
                  <w:rPr>
                    <w:rFonts w:ascii="Alegreya" w:hAnsi="Alegreya"/>
                    <w:color w:val="000000"/>
                    <w:sz w:val="22"/>
                  </w:rPr>
                </w:rPrChange>
              </w:rPr>
            </w:pPr>
            <w:r w:rsidRPr="00330594">
              <w:rPr>
                <w:rFonts w:ascii="Alegreya" w:hAnsi="Alegreya"/>
                <w:color w:val="000000"/>
                <w:sz w:val="24"/>
                <w:szCs w:val="24"/>
                <w:rPrChange w:id="545" w:author="ABD" w:date="2024-04-30T20:01:00Z">
                  <w:rPr>
                    <w:rFonts w:ascii="Alegreya" w:hAnsi="Alegreya"/>
                    <w:color w:val="000000"/>
                    <w:sz w:val="22"/>
                  </w:rPr>
                </w:rPrChange>
              </w:rPr>
              <w:t>Option</w:t>
            </w:r>
          </w:p>
        </w:tc>
        <w:tc>
          <w:tcPr>
            <w:tcW w:w="6976" w:type="dxa"/>
            <w:tcBorders>
              <w:top w:val="single" w:sz="6" w:space="0" w:color="000000"/>
              <w:bottom w:val="single" w:sz="6" w:space="0" w:color="000000"/>
            </w:tcBorders>
          </w:tcPr>
          <w:p w14:paraId="574C8675" w14:textId="77777777" w:rsidR="00704A6D" w:rsidRPr="00330594" w:rsidRDefault="00A63FD1">
            <w:pPr>
              <w:pStyle w:val="TableHeading"/>
              <w:spacing w:line="240" w:lineRule="auto"/>
              <w:ind w:left="86" w:right="0"/>
              <w:jc w:val="left"/>
              <w:rPr>
                <w:rFonts w:ascii="Alegreya" w:hAnsi="Alegreya"/>
                <w:color w:val="000000"/>
                <w:sz w:val="24"/>
                <w:szCs w:val="24"/>
                <w:rPrChange w:id="546" w:author="ABD" w:date="2024-04-30T20:01:00Z">
                  <w:rPr>
                    <w:rFonts w:ascii="Alegreya" w:hAnsi="Alegreya"/>
                    <w:color w:val="000000"/>
                    <w:sz w:val="22"/>
                  </w:rPr>
                </w:rPrChange>
              </w:rPr>
            </w:pPr>
            <w:r w:rsidRPr="00330594">
              <w:rPr>
                <w:rFonts w:ascii="Alegreya" w:hAnsi="Alegreya"/>
                <w:color w:val="000000"/>
                <w:sz w:val="24"/>
                <w:szCs w:val="24"/>
                <w:rPrChange w:id="547" w:author="ABD" w:date="2024-04-30T20:01:00Z">
                  <w:rPr>
                    <w:rFonts w:ascii="Alegreya" w:hAnsi="Alegreya"/>
                    <w:color w:val="000000"/>
                    <w:sz w:val="22"/>
                  </w:rPr>
                </w:rPrChange>
              </w:rPr>
              <w:t>Source of Funds</w:t>
            </w:r>
          </w:p>
        </w:tc>
      </w:tr>
      <w:tr w:rsidR="00704A6D" w:rsidRPr="00330594" w14:paraId="71668A47" w14:textId="77777777">
        <w:tc>
          <w:tcPr>
            <w:tcW w:w="2023" w:type="dxa"/>
          </w:tcPr>
          <w:p w14:paraId="7E2E150E" w14:textId="77777777" w:rsidR="00704A6D" w:rsidRPr="00330594" w:rsidRDefault="00A63FD1">
            <w:pPr>
              <w:pStyle w:val="BodyText"/>
              <w:spacing w:before="113" w:line="240" w:lineRule="auto"/>
              <w:ind w:left="86" w:firstLine="0"/>
              <w:rPr>
                <w:rFonts w:ascii="Alegreya" w:hAnsi="Alegreya"/>
                <w:color w:val="000000"/>
                <w:sz w:val="24"/>
                <w:rPrChange w:id="548" w:author="ABD" w:date="2024-04-30T20:01:00Z">
                  <w:rPr>
                    <w:rFonts w:ascii="Alegreya" w:hAnsi="Alegreya"/>
                    <w:color w:val="000000"/>
                    <w:sz w:val="22"/>
                    <w:szCs w:val="22"/>
                  </w:rPr>
                </w:rPrChange>
              </w:rPr>
            </w:pPr>
            <w:r w:rsidRPr="00330594">
              <w:rPr>
                <w:rFonts w:ascii="Alegreya" w:hAnsi="Alegreya"/>
                <w:color w:val="000000"/>
                <w:w w:val="90"/>
                <w:sz w:val="24"/>
                <w:rPrChange w:id="549" w:author="ABD" w:date="2024-04-30T20:01:00Z">
                  <w:rPr>
                    <w:rFonts w:ascii="Alegreya" w:hAnsi="Alegreya"/>
                    <w:color w:val="000000"/>
                    <w:w w:val="90"/>
                    <w:sz w:val="22"/>
                    <w:szCs w:val="22"/>
                  </w:rPr>
                </w:rPrChange>
              </w:rPr>
              <w:t>Private</w:t>
            </w:r>
            <w:r w:rsidRPr="00330594">
              <w:rPr>
                <w:rFonts w:ascii="Alegreya" w:hAnsi="Alegreya"/>
                <w:color w:val="000000"/>
                <w:spacing w:val="-7"/>
                <w:w w:val="90"/>
                <w:sz w:val="24"/>
                <w:rPrChange w:id="550" w:author="ABD" w:date="2024-04-30T20:01:00Z">
                  <w:rPr>
                    <w:rFonts w:ascii="Alegreya" w:hAnsi="Alegreya"/>
                    <w:color w:val="000000"/>
                    <w:spacing w:val="-7"/>
                    <w:w w:val="90"/>
                    <w:sz w:val="22"/>
                    <w:szCs w:val="22"/>
                  </w:rPr>
                </w:rPrChange>
              </w:rPr>
              <w:t xml:space="preserve"> </w:t>
            </w:r>
            <w:r w:rsidRPr="00330594">
              <w:rPr>
                <w:rFonts w:ascii="Alegreya" w:hAnsi="Alegreya"/>
                <w:color w:val="000000"/>
                <w:w w:val="90"/>
                <w:sz w:val="24"/>
                <w:rPrChange w:id="551" w:author="ABD" w:date="2024-04-30T20:01:00Z">
                  <w:rPr>
                    <w:rFonts w:ascii="Alegreya" w:hAnsi="Alegreya"/>
                    <w:color w:val="000000"/>
                    <w:w w:val="90"/>
                    <w:sz w:val="22"/>
                    <w:szCs w:val="22"/>
                  </w:rPr>
                </w:rPrChange>
              </w:rPr>
              <w:t>grants</w:t>
            </w:r>
            <w:r w:rsidRPr="00330594">
              <w:rPr>
                <w:rFonts w:ascii="Alegreya" w:hAnsi="Alegreya"/>
                <w:color w:val="000000"/>
                <w:spacing w:val="-7"/>
                <w:w w:val="90"/>
                <w:sz w:val="24"/>
                <w:rPrChange w:id="552" w:author="ABD" w:date="2024-04-30T20:01:00Z">
                  <w:rPr>
                    <w:rFonts w:ascii="Alegreya" w:hAnsi="Alegreya"/>
                    <w:color w:val="000000"/>
                    <w:spacing w:val="-7"/>
                    <w:w w:val="90"/>
                    <w:sz w:val="22"/>
                    <w:szCs w:val="22"/>
                  </w:rPr>
                </w:rPrChange>
              </w:rPr>
              <w:t xml:space="preserve"> </w:t>
            </w:r>
            <w:r w:rsidRPr="00330594">
              <w:rPr>
                <w:rFonts w:ascii="Alegreya" w:hAnsi="Alegreya"/>
                <w:color w:val="000000"/>
                <w:w w:val="90"/>
                <w:sz w:val="24"/>
                <w:rPrChange w:id="553" w:author="ABD" w:date="2024-04-30T20:01:00Z">
                  <w:rPr>
                    <w:rFonts w:ascii="Alegreya" w:hAnsi="Alegreya"/>
                    <w:color w:val="000000"/>
                    <w:w w:val="90"/>
                    <w:sz w:val="22"/>
                    <w:szCs w:val="22"/>
                  </w:rPr>
                </w:rPrChange>
              </w:rPr>
              <w:t xml:space="preserve">or </w:t>
            </w:r>
            <w:r w:rsidRPr="00330594">
              <w:rPr>
                <w:rFonts w:ascii="Alegreya" w:hAnsi="Alegreya"/>
                <w:color w:val="000000"/>
                <w:spacing w:val="-2"/>
                <w:sz w:val="24"/>
                <w:rPrChange w:id="554" w:author="ABD" w:date="2024-04-30T20:01:00Z">
                  <w:rPr>
                    <w:rFonts w:ascii="Alegreya" w:hAnsi="Alegreya"/>
                    <w:color w:val="000000"/>
                    <w:spacing w:val="-2"/>
                    <w:sz w:val="22"/>
                    <w:szCs w:val="22"/>
                  </w:rPr>
                </w:rPrChange>
              </w:rPr>
              <w:t>loans</w:t>
            </w:r>
          </w:p>
        </w:tc>
        <w:tc>
          <w:tcPr>
            <w:tcW w:w="6976" w:type="dxa"/>
          </w:tcPr>
          <w:p w14:paraId="48EAC3CE" w14:textId="77777777" w:rsidR="00704A6D" w:rsidRPr="00330594" w:rsidRDefault="00A63FD1">
            <w:pPr>
              <w:pStyle w:val="BodyText"/>
              <w:spacing w:before="113" w:line="240" w:lineRule="auto"/>
              <w:ind w:left="86" w:firstLine="0"/>
              <w:rPr>
                <w:rFonts w:ascii="Alegreya" w:hAnsi="Alegreya"/>
                <w:color w:val="000000"/>
                <w:sz w:val="24"/>
                <w:rPrChange w:id="555" w:author="ABD" w:date="2024-04-30T20:01:00Z">
                  <w:rPr>
                    <w:rFonts w:ascii="Alegreya" w:hAnsi="Alegreya"/>
                    <w:color w:val="000000"/>
                    <w:sz w:val="22"/>
                    <w:szCs w:val="22"/>
                  </w:rPr>
                </w:rPrChange>
              </w:rPr>
            </w:pPr>
            <w:r w:rsidRPr="00330594">
              <w:rPr>
                <w:rFonts w:ascii="Alegreya" w:hAnsi="Alegreya"/>
                <w:color w:val="000000"/>
                <w:w w:val="90"/>
                <w:sz w:val="24"/>
                <w:rPrChange w:id="556" w:author="ABD" w:date="2024-04-30T20:01:00Z">
                  <w:rPr>
                    <w:rFonts w:ascii="Alegreya" w:hAnsi="Alegreya"/>
                    <w:color w:val="000000"/>
                    <w:w w:val="90"/>
                    <w:sz w:val="22"/>
                    <w:szCs w:val="22"/>
                  </w:rPr>
                </w:rPrChange>
              </w:rPr>
              <w:t xml:space="preserve">Private entities (individuals or foundations) may make a grant </w:t>
            </w:r>
            <w:r w:rsidRPr="00330594">
              <w:rPr>
                <w:rFonts w:ascii="Alegreya" w:hAnsi="Alegreya"/>
                <w:color w:val="000000"/>
                <w:sz w:val="24"/>
                <w:rPrChange w:id="557" w:author="ABD" w:date="2024-04-30T20:01:00Z">
                  <w:rPr>
                    <w:rFonts w:ascii="Alegreya" w:hAnsi="Alegreya"/>
                    <w:color w:val="000000"/>
                    <w:sz w:val="22"/>
                    <w:szCs w:val="22"/>
                  </w:rPr>
                </w:rPrChange>
              </w:rPr>
              <w:t>or</w:t>
            </w:r>
            <w:r w:rsidRPr="00330594">
              <w:rPr>
                <w:rFonts w:ascii="Alegreya" w:hAnsi="Alegreya"/>
                <w:color w:val="000000"/>
                <w:spacing w:val="-15"/>
                <w:sz w:val="24"/>
                <w:rPrChange w:id="558" w:author="ABD" w:date="2024-04-30T20:01:00Z">
                  <w:rPr>
                    <w:rFonts w:ascii="Alegreya" w:hAnsi="Alegreya"/>
                    <w:color w:val="000000"/>
                    <w:spacing w:val="-15"/>
                    <w:sz w:val="22"/>
                    <w:szCs w:val="22"/>
                  </w:rPr>
                </w:rPrChange>
              </w:rPr>
              <w:t xml:space="preserve"> </w:t>
            </w:r>
            <w:r w:rsidRPr="00330594">
              <w:rPr>
                <w:rFonts w:ascii="Alegreya" w:hAnsi="Alegreya"/>
                <w:color w:val="000000"/>
                <w:sz w:val="24"/>
                <w:rPrChange w:id="559" w:author="ABD" w:date="2024-04-30T20:01:00Z">
                  <w:rPr>
                    <w:rFonts w:ascii="Alegreya" w:hAnsi="Alegreya"/>
                    <w:color w:val="000000"/>
                    <w:sz w:val="22"/>
                    <w:szCs w:val="22"/>
                  </w:rPr>
                </w:rPrChange>
              </w:rPr>
              <w:t>a</w:t>
            </w:r>
            <w:r w:rsidRPr="00330594">
              <w:rPr>
                <w:rFonts w:ascii="Alegreya" w:hAnsi="Alegreya"/>
                <w:color w:val="000000"/>
                <w:spacing w:val="-15"/>
                <w:sz w:val="24"/>
                <w:rPrChange w:id="560" w:author="ABD" w:date="2024-04-30T20:01:00Z">
                  <w:rPr>
                    <w:rFonts w:ascii="Alegreya" w:hAnsi="Alegreya"/>
                    <w:color w:val="000000"/>
                    <w:spacing w:val="-15"/>
                    <w:sz w:val="22"/>
                    <w:szCs w:val="22"/>
                  </w:rPr>
                </w:rPrChange>
              </w:rPr>
              <w:t xml:space="preserve"> </w:t>
            </w:r>
            <w:r w:rsidRPr="00330594">
              <w:rPr>
                <w:rFonts w:ascii="Alegreya" w:hAnsi="Alegreya"/>
                <w:color w:val="000000"/>
                <w:sz w:val="24"/>
                <w:rPrChange w:id="561" w:author="ABD" w:date="2024-04-30T20:01:00Z">
                  <w:rPr>
                    <w:rFonts w:ascii="Alegreya" w:hAnsi="Alegreya"/>
                    <w:color w:val="000000"/>
                    <w:sz w:val="22"/>
                    <w:szCs w:val="22"/>
                  </w:rPr>
                </w:rPrChange>
              </w:rPr>
              <w:t>loan</w:t>
            </w:r>
            <w:r w:rsidRPr="00330594">
              <w:rPr>
                <w:rFonts w:ascii="Alegreya" w:hAnsi="Alegreya"/>
                <w:color w:val="000000"/>
                <w:spacing w:val="-15"/>
                <w:sz w:val="24"/>
                <w:rPrChange w:id="562" w:author="ABD" w:date="2024-04-30T20:01:00Z">
                  <w:rPr>
                    <w:rFonts w:ascii="Alegreya" w:hAnsi="Alegreya"/>
                    <w:color w:val="000000"/>
                    <w:spacing w:val="-15"/>
                    <w:sz w:val="22"/>
                    <w:szCs w:val="22"/>
                  </w:rPr>
                </w:rPrChange>
              </w:rPr>
              <w:t xml:space="preserve"> </w:t>
            </w:r>
            <w:r w:rsidRPr="00330594">
              <w:rPr>
                <w:rFonts w:ascii="Alegreya" w:hAnsi="Alegreya"/>
                <w:color w:val="000000"/>
                <w:sz w:val="24"/>
                <w:rPrChange w:id="563" w:author="ABD" w:date="2024-04-30T20:01:00Z">
                  <w:rPr>
                    <w:rFonts w:ascii="Alegreya" w:hAnsi="Alegreya"/>
                    <w:color w:val="000000"/>
                    <w:sz w:val="22"/>
                    <w:szCs w:val="22"/>
                  </w:rPr>
                </w:rPrChange>
              </w:rPr>
              <w:t>to</w:t>
            </w:r>
            <w:r w:rsidRPr="00330594">
              <w:rPr>
                <w:rFonts w:ascii="Alegreya" w:hAnsi="Alegreya"/>
                <w:color w:val="000000"/>
                <w:spacing w:val="-15"/>
                <w:sz w:val="24"/>
                <w:rPrChange w:id="564" w:author="ABD" w:date="2024-04-30T20:01:00Z">
                  <w:rPr>
                    <w:rFonts w:ascii="Alegreya" w:hAnsi="Alegreya"/>
                    <w:color w:val="000000"/>
                    <w:spacing w:val="-15"/>
                    <w:sz w:val="22"/>
                    <w:szCs w:val="22"/>
                  </w:rPr>
                </w:rPrChange>
              </w:rPr>
              <w:t xml:space="preserve"> </w:t>
            </w:r>
            <w:r w:rsidRPr="00330594">
              <w:rPr>
                <w:rFonts w:ascii="Alegreya" w:hAnsi="Alegreya"/>
                <w:color w:val="000000"/>
                <w:sz w:val="24"/>
                <w:rPrChange w:id="565" w:author="ABD" w:date="2024-04-30T20:01:00Z">
                  <w:rPr>
                    <w:rFonts w:ascii="Alegreya" w:hAnsi="Alegreya"/>
                    <w:color w:val="000000"/>
                    <w:sz w:val="22"/>
                    <w:szCs w:val="22"/>
                  </w:rPr>
                </w:rPrChange>
              </w:rPr>
              <w:t>a</w:t>
            </w:r>
            <w:r w:rsidRPr="00330594">
              <w:rPr>
                <w:rFonts w:ascii="Alegreya" w:hAnsi="Alegreya"/>
                <w:color w:val="000000"/>
                <w:spacing w:val="-15"/>
                <w:sz w:val="24"/>
                <w:rPrChange w:id="566" w:author="ABD" w:date="2024-04-30T20:01:00Z">
                  <w:rPr>
                    <w:rFonts w:ascii="Alegreya" w:hAnsi="Alegreya"/>
                    <w:color w:val="000000"/>
                    <w:spacing w:val="-15"/>
                    <w:sz w:val="22"/>
                    <w:szCs w:val="22"/>
                  </w:rPr>
                </w:rPrChange>
              </w:rPr>
              <w:t xml:space="preserve"> </w:t>
            </w:r>
            <w:r w:rsidRPr="00330594">
              <w:rPr>
                <w:rFonts w:ascii="Alegreya" w:hAnsi="Alegreya"/>
                <w:color w:val="000000"/>
                <w:sz w:val="24"/>
                <w:rPrChange w:id="567" w:author="ABD" w:date="2024-04-30T20:01:00Z">
                  <w:rPr>
                    <w:rFonts w:ascii="Alegreya" w:hAnsi="Alegreya"/>
                    <w:color w:val="000000"/>
                    <w:sz w:val="22"/>
                    <w:szCs w:val="22"/>
                  </w:rPr>
                </w:rPrChange>
              </w:rPr>
              <w:t>charter</w:t>
            </w:r>
            <w:r w:rsidRPr="00330594">
              <w:rPr>
                <w:rFonts w:ascii="Alegreya" w:hAnsi="Alegreya"/>
                <w:color w:val="000000"/>
                <w:spacing w:val="-15"/>
                <w:sz w:val="24"/>
                <w:rPrChange w:id="568" w:author="ABD" w:date="2024-04-30T20:01:00Z">
                  <w:rPr>
                    <w:rFonts w:ascii="Alegreya" w:hAnsi="Alegreya"/>
                    <w:color w:val="000000"/>
                    <w:spacing w:val="-15"/>
                    <w:sz w:val="22"/>
                    <w:szCs w:val="22"/>
                  </w:rPr>
                </w:rPrChange>
              </w:rPr>
              <w:t xml:space="preserve"> </w:t>
            </w:r>
            <w:r w:rsidRPr="00330594">
              <w:rPr>
                <w:rFonts w:ascii="Alegreya" w:hAnsi="Alegreya"/>
                <w:color w:val="000000"/>
                <w:sz w:val="24"/>
                <w:rPrChange w:id="569" w:author="ABD" w:date="2024-04-30T20:01:00Z">
                  <w:rPr>
                    <w:rFonts w:ascii="Alegreya" w:hAnsi="Alegreya"/>
                    <w:color w:val="000000"/>
                    <w:sz w:val="22"/>
                    <w:szCs w:val="22"/>
                  </w:rPr>
                </w:rPrChange>
              </w:rPr>
              <w:t>school.</w:t>
            </w:r>
          </w:p>
        </w:tc>
      </w:tr>
      <w:tr w:rsidR="00704A6D" w:rsidRPr="00330594" w14:paraId="4793631F" w14:textId="77777777">
        <w:tc>
          <w:tcPr>
            <w:tcW w:w="2023" w:type="dxa"/>
          </w:tcPr>
          <w:p w14:paraId="05D3BAD6" w14:textId="77777777" w:rsidR="00704A6D" w:rsidRPr="00330594" w:rsidRDefault="00A63FD1">
            <w:pPr>
              <w:pStyle w:val="TableContents"/>
              <w:spacing w:line="240" w:lineRule="auto"/>
              <w:ind w:left="86" w:right="0"/>
              <w:rPr>
                <w:rFonts w:ascii="Alegreya" w:hAnsi="Alegreya"/>
                <w:color w:val="000000"/>
                <w:sz w:val="24"/>
                <w:szCs w:val="24"/>
                <w:rPrChange w:id="570" w:author="ABD" w:date="2024-04-30T20:01:00Z">
                  <w:rPr>
                    <w:rFonts w:ascii="Alegreya" w:hAnsi="Alegreya"/>
                    <w:color w:val="000000"/>
                    <w:sz w:val="22"/>
                  </w:rPr>
                </w:rPrChange>
              </w:rPr>
            </w:pPr>
            <w:r w:rsidRPr="00330594">
              <w:rPr>
                <w:rFonts w:ascii="Alegreya" w:hAnsi="Alegreya"/>
                <w:color w:val="000000"/>
                <w:sz w:val="24"/>
                <w:szCs w:val="24"/>
                <w:rPrChange w:id="571" w:author="ABD" w:date="2024-04-30T20:01:00Z">
                  <w:rPr>
                    <w:rFonts w:ascii="Alegreya" w:hAnsi="Alegreya"/>
                    <w:color w:val="000000"/>
                    <w:sz w:val="22"/>
                  </w:rPr>
                </w:rPrChange>
              </w:rPr>
              <w:t>Venture funds</w:t>
            </w:r>
          </w:p>
        </w:tc>
        <w:tc>
          <w:tcPr>
            <w:tcW w:w="6976" w:type="dxa"/>
          </w:tcPr>
          <w:p w14:paraId="26B34CBB" w14:textId="77777777" w:rsidR="00704A6D" w:rsidRPr="00330594" w:rsidRDefault="00A63FD1">
            <w:pPr>
              <w:pStyle w:val="TableContents"/>
              <w:spacing w:line="240" w:lineRule="auto"/>
              <w:ind w:left="86" w:right="0"/>
              <w:rPr>
                <w:rFonts w:ascii="Alegreya" w:hAnsi="Alegreya"/>
                <w:color w:val="000000"/>
                <w:sz w:val="24"/>
                <w:szCs w:val="24"/>
                <w:rPrChange w:id="572" w:author="ABD" w:date="2024-04-30T20:01:00Z">
                  <w:rPr>
                    <w:rFonts w:ascii="Alegreya" w:hAnsi="Alegreya"/>
                    <w:color w:val="000000"/>
                    <w:sz w:val="22"/>
                  </w:rPr>
                </w:rPrChange>
              </w:rPr>
            </w:pPr>
            <w:r w:rsidRPr="00330594">
              <w:rPr>
                <w:rFonts w:ascii="Alegreya" w:hAnsi="Alegreya"/>
                <w:color w:val="000000"/>
                <w:sz w:val="24"/>
                <w:szCs w:val="24"/>
                <w:rPrChange w:id="573" w:author="ABD" w:date="2024-04-30T20:01:00Z">
                  <w:rPr>
                    <w:rFonts w:ascii="Alegreya" w:hAnsi="Alegreya"/>
                    <w:color w:val="000000"/>
                    <w:sz w:val="22"/>
                  </w:rPr>
                </w:rPrChange>
              </w:rPr>
              <w:t>Venture Funds which ostensibly intend to make money often loan money to charter schools.</w:t>
            </w:r>
          </w:p>
        </w:tc>
      </w:tr>
      <w:tr w:rsidR="00704A6D" w:rsidRPr="00330594" w14:paraId="03E043C3" w14:textId="77777777">
        <w:tc>
          <w:tcPr>
            <w:tcW w:w="2023" w:type="dxa"/>
          </w:tcPr>
          <w:p w14:paraId="7C4E7725" w14:textId="77777777" w:rsidR="00704A6D" w:rsidRPr="00330594" w:rsidRDefault="00A63FD1">
            <w:pPr>
              <w:pStyle w:val="TableContents"/>
              <w:spacing w:line="240" w:lineRule="auto"/>
              <w:ind w:left="86" w:right="0"/>
              <w:rPr>
                <w:rFonts w:ascii="Alegreya" w:hAnsi="Alegreya"/>
                <w:color w:val="000000"/>
                <w:sz w:val="24"/>
                <w:szCs w:val="24"/>
                <w:rPrChange w:id="574" w:author="ABD" w:date="2024-04-30T20:01:00Z">
                  <w:rPr>
                    <w:rFonts w:ascii="Alegreya" w:hAnsi="Alegreya"/>
                    <w:color w:val="000000"/>
                    <w:sz w:val="22"/>
                  </w:rPr>
                </w:rPrChange>
              </w:rPr>
            </w:pPr>
            <w:r w:rsidRPr="00330594">
              <w:rPr>
                <w:rFonts w:ascii="Alegreya" w:hAnsi="Alegreya"/>
                <w:color w:val="000000"/>
                <w:sz w:val="24"/>
                <w:szCs w:val="24"/>
                <w:rPrChange w:id="575" w:author="ABD" w:date="2024-04-30T20:01:00Z">
                  <w:rPr>
                    <w:rFonts w:ascii="Alegreya" w:hAnsi="Alegreya"/>
                    <w:color w:val="000000"/>
                    <w:sz w:val="22"/>
                  </w:rPr>
                </w:rPrChange>
              </w:rPr>
              <w:t>Federal or state grants</w:t>
            </w:r>
          </w:p>
        </w:tc>
        <w:tc>
          <w:tcPr>
            <w:tcW w:w="6976" w:type="dxa"/>
          </w:tcPr>
          <w:p w14:paraId="693DD34E" w14:textId="77777777" w:rsidR="00704A6D" w:rsidRPr="00330594" w:rsidRDefault="00A63FD1">
            <w:pPr>
              <w:pStyle w:val="TableContents"/>
              <w:spacing w:line="240" w:lineRule="auto"/>
              <w:ind w:left="86" w:right="0"/>
              <w:rPr>
                <w:rFonts w:ascii="Alegreya" w:hAnsi="Alegreya"/>
                <w:color w:val="000000"/>
                <w:sz w:val="24"/>
                <w:szCs w:val="24"/>
                <w:rPrChange w:id="576" w:author="ABD" w:date="2024-04-30T20:01:00Z">
                  <w:rPr>
                    <w:rFonts w:ascii="Alegreya" w:hAnsi="Alegreya"/>
                    <w:color w:val="000000"/>
                    <w:sz w:val="22"/>
                  </w:rPr>
                </w:rPrChange>
              </w:rPr>
            </w:pPr>
            <w:r w:rsidRPr="00330594">
              <w:rPr>
                <w:rFonts w:ascii="Alegreya" w:hAnsi="Alegreya"/>
                <w:color w:val="000000"/>
                <w:sz w:val="24"/>
                <w:szCs w:val="24"/>
                <w:rPrChange w:id="577" w:author="ABD" w:date="2024-04-30T20:01:00Z">
                  <w:rPr>
                    <w:rFonts w:ascii="Alegreya" w:hAnsi="Alegreya"/>
                    <w:color w:val="000000"/>
                    <w:sz w:val="22"/>
                  </w:rPr>
                </w:rPrChange>
              </w:rPr>
              <w:t xml:space="preserve">Both the federal </w:t>
            </w:r>
            <w:r w:rsidRPr="00330594">
              <w:rPr>
                <w:rFonts w:ascii="Alegreya" w:hAnsi="Alegreya"/>
                <w:color w:val="000000"/>
                <w:sz w:val="24"/>
                <w:szCs w:val="24"/>
                <w:rPrChange w:id="578" w:author="ABD" w:date="2024-04-30T20:01:00Z">
                  <w:rPr>
                    <w:rFonts w:ascii="Alegreya" w:hAnsi="Alegreya"/>
                    <w:color w:val="000000"/>
                    <w:sz w:val="22"/>
                  </w:rPr>
                </w:rPrChange>
              </w:rPr>
              <w:t>government and states have programs which offer funds that may be used to pay for existing facilities or for new construction.</w:t>
            </w:r>
          </w:p>
        </w:tc>
      </w:tr>
      <w:tr w:rsidR="00704A6D" w:rsidRPr="00330594" w14:paraId="65FE0BC3" w14:textId="77777777">
        <w:tc>
          <w:tcPr>
            <w:tcW w:w="2023" w:type="dxa"/>
          </w:tcPr>
          <w:p w14:paraId="4D943CF2" w14:textId="77777777" w:rsidR="00704A6D" w:rsidRPr="00330594" w:rsidRDefault="00A63FD1">
            <w:pPr>
              <w:pStyle w:val="BodyText"/>
              <w:tabs>
                <w:tab w:val="left" w:pos="2258"/>
              </w:tabs>
              <w:spacing w:before="122" w:line="240" w:lineRule="auto"/>
              <w:ind w:left="86" w:firstLine="0"/>
              <w:rPr>
                <w:rFonts w:ascii="Alegreya" w:hAnsi="Alegreya"/>
                <w:color w:val="000000"/>
                <w:sz w:val="24"/>
                <w:rPrChange w:id="579" w:author="ABD" w:date="2024-04-30T20:01:00Z">
                  <w:rPr>
                    <w:rFonts w:ascii="Alegreya" w:hAnsi="Alegreya"/>
                    <w:color w:val="000000"/>
                    <w:sz w:val="22"/>
                    <w:szCs w:val="22"/>
                  </w:rPr>
                </w:rPrChange>
              </w:rPr>
            </w:pPr>
            <w:r w:rsidRPr="00330594">
              <w:rPr>
                <w:rFonts w:ascii="Alegreya" w:hAnsi="Alegreya"/>
                <w:color w:val="000000"/>
                <w:sz w:val="24"/>
                <w:rPrChange w:id="580" w:author="ABD" w:date="2024-04-30T20:01:00Z">
                  <w:rPr>
                    <w:rFonts w:ascii="Alegreya" w:hAnsi="Alegreya"/>
                    <w:color w:val="000000"/>
                    <w:sz w:val="22"/>
                    <w:szCs w:val="22"/>
                  </w:rPr>
                </w:rPrChange>
              </w:rPr>
              <w:lastRenderedPageBreak/>
              <w:t>Tax</w:t>
            </w:r>
            <w:r w:rsidRPr="00330594">
              <w:rPr>
                <w:rFonts w:ascii="Alegreya" w:hAnsi="Alegreya"/>
                <w:color w:val="000000"/>
                <w:spacing w:val="-7"/>
                <w:sz w:val="24"/>
                <w:rPrChange w:id="581" w:author="ABD" w:date="2024-04-30T20:01:00Z">
                  <w:rPr>
                    <w:rFonts w:ascii="Alegreya" w:hAnsi="Alegreya"/>
                    <w:color w:val="000000"/>
                    <w:spacing w:val="-7"/>
                    <w:sz w:val="22"/>
                    <w:szCs w:val="22"/>
                  </w:rPr>
                </w:rPrChange>
              </w:rPr>
              <w:t xml:space="preserve"> </w:t>
            </w:r>
            <w:r w:rsidRPr="00330594">
              <w:rPr>
                <w:rFonts w:ascii="Alegreya" w:hAnsi="Alegreya"/>
                <w:color w:val="000000"/>
                <w:sz w:val="24"/>
                <w:rPrChange w:id="582" w:author="ABD" w:date="2024-04-30T20:01:00Z">
                  <w:rPr>
                    <w:rFonts w:ascii="Alegreya" w:hAnsi="Alegreya"/>
                    <w:color w:val="000000"/>
                    <w:sz w:val="22"/>
                    <w:szCs w:val="22"/>
                  </w:rPr>
                </w:rPrChange>
              </w:rPr>
              <w:t>credits</w:t>
            </w:r>
          </w:p>
        </w:tc>
        <w:tc>
          <w:tcPr>
            <w:tcW w:w="6976" w:type="dxa"/>
          </w:tcPr>
          <w:p w14:paraId="4AF2F717" w14:textId="77777777" w:rsidR="00704A6D" w:rsidRPr="00330594" w:rsidRDefault="00A63FD1">
            <w:pPr>
              <w:pStyle w:val="TableContents"/>
              <w:spacing w:line="240" w:lineRule="auto"/>
              <w:ind w:left="86" w:right="0"/>
              <w:rPr>
                <w:rFonts w:ascii="Alegreya" w:hAnsi="Alegreya"/>
                <w:color w:val="000000"/>
                <w:sz w:val="24"/>
                <w:szCs w:val="24"/>
                <w:rPrChange w:id="583" w:author="ABD" w:date="2024-04-30T20:01:00Z">
                  <w:rPr>
                    <w:rFonts w:ascii="Alegreya" w:hAnsi="Alegreya"/>
                    <w:color w:val="000000"/>
                    <w:sz w:val="22"/>
                  </w:rPr>
                </w:rPrChange>
              </w:rPr>
            </w:pPr>
            <w:r w:rsidRPr="00330594">
              <w:rPr>
                <w:rFonts w:ascii="Alegreya" w:hAnsi="Alegreya"/>
                <w:color w:val="000000"/>
                <w:sz w:val="24"/>
                <w:szCs w:val="24"/>
                <w:rPrChange w:id="584" w:author="ABD" w:date="2024-04-30T20:01:00Z">
                  <w:rPr>
                    <w:rFonts w:ascii="Alegreya" w:hAnsi="Alegreya"/>
                    <w:color w:val="000000"/>
                    <w:sz w:val="22"/>
                  </w:rPr>
                </w:rPrChange>
              </w:rPr>
              <w:t>The federal government offers tax credits for investors whose investments meet certain criteria.</w:t>
            </w:r>
          </w:p>
        </w:tc>
      </w:tr>
      <w:tr w:rsidR="00704A6D" w:rsidRPr="00330594" w14:paraId="59278BF2" w14:textId="77777777">
        <w:tc>
          <w:tcPr>
            <w:tcW w:w="2023" w:type="dxa"/>
            <w:tcBorders>
              <w:bottom w:val="single" w:sz="6" w:space="0" w:color="000000"/>
            </w:tcBorders>
          </w:tcPr>
          <w:p w14:paraId="5E1632F2" w14:textId="77777777" w:rsidR="00704A6D" w:rsidRPr="00330594" w:rsidRDefault="00A63FD1">
            <w:pPr>
              <w:pStyle w:val="BodyText"/>
              <w:tabs>
                <w:tab w:val="left" w:pos="2258"/>
              </w:tabs>
              <w:spacing w:before="122" w:line="240" w:lineRule="auto"/>
              <w:ind w:left="86" w:firstLine="0"/>
              <w:rPr>
                <w:rFonts w:ascii="Alegreya" w:hAnsi="Alegreya"/>
                <w:color w:val="000000"/>
                <w:sz w:val="24"/>
                <w:rPrChange w:id="585" w:author="ABD" w:date="2024-04-30T20:01:00Z">
                  <w:rPr>
                    <w:rFonts w:ascii="Alegreya" w:hAnsi="Alegreya"/>
                    <w:color w:val="000000"/>
                    <w:sz w:val="22"/>
                    <w:szCs w:val="22"/>
                  </w:rPr>
                </w:rPrChange>
              </w:rPr>
            </w:pPr>
            <w:r w:rsidRPr="00330594">
              <w:rPr>
                <w:rFonts w:ascii="Alegreya" w:hAnsi="Alegreya"/>
                <w:color w:val="000000"/>
                <w:sz w:val="24"/>
                <w:rPrChange w:id="586" w:author="ABD" w:date="2024-04-30T20:01:00Z">
                  <w:rPr>
                    <w:rFonts w:ascii="Alegreya" w:hAnsi="Alegreya"/>
                    <w:color w:val="000000"/>
                    <w:sz w:val="22"/>
                    <w:szCs w:val="22"/>
                  </w:rPr>
                </w:rPrChange>
              </w:rPr>
              <w:t>Bonds</w:t>
            </w:r>
          </w:p>
        </w:tc>
        <w:tc>
          <w:tcPr>
            <w:tcW w:w="6976" w:type="dxa"/>
            <w:tcBorders>
              <w:bottom w:val="single" w:sz="6" w:space="0" w:color="000000"/>
            </w:tcBorders>
          </w:tcPr>
          <w:p w14:paraId="14AD5877" w14:textId="77777777" w:rsidR="00704A6D" w:rsidRPr="00330594" w:rsidRDefault="00A63FD1">
            <w:pPr>
              <w:pStyle w:val="TableContents"/>
              <w:spacing w:line="240" w:lineRule="auto"/>
              <w:ind w:left="86" w:right="0"/>
              <w:rPr>
                <w:rFonts w:ascii="Alegreya" w:hAnsi="Alegreya"/>
                <w:color w:val="000000"/>
                <w:sz w:val="24"/>
                <w:szCs w:val="24"/>
                <w:rPrChange w:id="587" w:author="ABD" w:date="2024-04-30T20:01:00Z">
                  <w:rPr>
                    <w:rFonts w:ascii="Alegreya" w:hAnsi="Alegreya"/>
                    <w:color w:val="000000"/>
                    <w:sz w:val="22"/>
                  </w:rPr>
                </w:rPrChange>
              </w:rPr>
            </w:pPr>
            <w:r w:rsidRPr="00330594">
              <w:rPr>
                <w:rFonts w:ascii="Alegreya" w:hAnsi="Alegreya"/>
                <w:color w:val="000000"/>
                <w:sz w:val="24"/>
                <w:szCs w:val="24"/>
                <w:rPrChange w:id="588" w:author="ABD" w:date="2024-04-30T20:01:00Z">
                  <w:rPr>
                    <w:rFonts w:ascii="Alegreya" w:hAnsi="Alegreya"/>
                    <w:color w:val="000000"/>
                    <w:sz w:val="22"/>
                  </w:rPr>
                </w:rPrChange>
              </w:rPr>
              <w:t>Charter schools may use the commercial or municipal bond markets to obtain funds, but property or parcel taxes may not be used to pay them off.</w:t>
            </w:r>
          </w:p>
        </w:tc>
      </w:tr>
    </w:tbl>
    <w:p w14:paraId="5D309E07" w14:textId="77777777" w:rsidR="00704A6D" w:rsidRPr="00330594" w:rsidRDefault="00704A6D">
      <w:pPr>
        <w:pStyle w:val="BodyText"/>
        <w:rPr>
          <w:sz w:val="24"/>
          <w:rPrChange w:id="589" w:author="ABD" w:date="2024-04-30T20:01:00Z">
            <w:rPr>
              <w:sz w:val="3"/>
            </w:rPr>
          </w:rPrChange>
        </w:rPr>
      </w:pPr>
    </w:p>
    <w:p w14:paraId="2D2B4797" w14:textId="77777777" w:rsidR="00704A6D" w:rsidRPr="00330594" w:rsidRDefault="00A63FD1">
      <w:pPr>
        <w:rPr>
          <w:sz w:val="24"/>
          <w:szCs w:val="24"/>
          <w:rPrChange w:id="590" w:author="ABD" w:date="2024-04-30T20:01:00Z">
            <w:rPr/>
          </w:rPrChange>
        </w:rPr>
      </w:pPr>
      <w:r w:rsidRPr="00330594">
        <w:rPr>
          <w:sz w:val="24"/>
          <w:szCs w:val="24"/>
          <w:rPrChange w:id="591" w:author="ABD" w:date="2024-04-30T20:01:00Z">
            <w:rPr/>
          </w:rPrChange>
        </w:rPr>
        <w:t>$</w:t>
      </w:r>
      <w:proofErr w:type="gramStart"/>
      <w:r w:rsidRPr="00330594">
        <w:rPr>
          <w:sz w:val="24"/>
          <w:szCs w:val="24"/>
          <w:rPrChange w:id="592" w:author="ABD" w:date="2024-04-30T20:01:00Z">
            <w:rPr/>
          </w:rPrChange>
        </w:rPr>
        <w:t>100,000  x</w:t>
      </w:r>
      <w:proofErr w:type="gramEnd"/>
      <w:r w:rsidRPr="00330594">
        <w:rPr>
          <w:sz w:val="24"/>
          <w:szCs w:val="24"/>
          <w:rPrChange w:id="593" w:author="ABD" w:date="2024-04-30T20:01:00Z">
            <w:rPr/>
          </w:rPrChange>
        </w:rPr>
        <w:t xml:space="preserve"> 37% = $37,000. The investor's net profit is then $100,000 - $37,000 = $63,000 per year or $63,000/</w:t>
      </w:r>
      <w:proofErr w:type="spellStart"/>
      <w:proofErr w:type="gramStart"/>
      <w:r w:rsidRPr="00330594">
        <w:rPr>
          <w:sz w:val="24"/>
          <w:szCs w:val="24"/>
          <w:rPrChange w:id="594" w:author="ABD" w:date="2024-04-30T20:01:00Z">
            <w:rPr/>
          </w:rPrChange>
        </w:rPr>
        <w:t>yr</w:t>
      </w:r>
      <w:proofErr w:type="spellEnd"/>
      <w:r w:rsidRPr="00330594">
        <w:rPr>
          <w:sz w:val="24"/>
          <w:szCs w:val="24"/>
          <w:rPrChange w:id="595" w:author="ABD" w:date="2024-04-30T20:01:00Z">
            <w:rPr/>
          </w:rPrChange>
        </w:rPr>
        <w:t xml:space="preserve">  x</w:t>
      </w:r>
      <w:proofErr w:type="gramEnd"/>
      <w:r w:rsidRPr="00330594">
        <w:rPr>
          <w:sz w:val="24"/>
          <w:szCs w:val="24"/>
          <w:rPrChange w:id="596" w:author="ABD" w:date="2024-04-30T20:01:00Z">
            <w:rPr/>
          </w:rPrChange>
        </w:rPr>
        <w:t xml:space="preserve"> 7 years = $441,000 total net of taxes on a $1,000,000 investment. But the investor also has yet to use the NMTC of 39% on the $1,000,000 inv</w:t>
      </w:r>
      <w:r w:rsidRPr="00330594">
        <w:rPr>
          <w:sz w:val="24"/>
          <w:szCs w:val="24"/>
          <w:rPrChange w:id="597" w:author="ABD" w:date="2024-04-30T20:01:00Z">
            <w:rPr/>
          </w:rPrChange>
        </w:rPr>
        <w:t xml:space="preserve">estment which is $50,000 for the first three years and $60,000 for the remaining four years. </w:t>
      </w:r>
    </w:p>
    <w:p w14:paraId="7066258C" w14:textId="065F43C5" w:rsidR="00704A6D" w:rsidRPr="00330594" w:rsidRDefault="00A63FD1">
      <w:pPr>
        <w:pStyle w:val="BodyText"/>
        <w:rPr>
          <w:sz w:val="24"/>
          <w:rPrChange w:id="598" w:author="ABD" w:date="2024-04-30T20:01:00Z">
            <w:rPr/>
          </w:rPrChange>
        </w:rPr>
      </w:pPr>
      <w:r w:rsidRPr="00330594">
        <w:rPr>
          <w:sz w:val="24"/>
          <w:rPrChange w:id="599" w:author="ABD" w:date="2024-04-30T20:01:00Z">
            <w:rPr/>
          </w:rPrChange>
        </w:rPr>
        <w:t>In the non-</w:t>
      </w:r>
      <w:r w:rsidRPr="00330594">
        <w:rPr>
          <w:sz w:val="24"/>
          <w:rPrChange w:id="600" w:author="ABD" w:date="2024-04-30T20:01:00Z">
            <w:rPr/>
          </w:rPrChange>
        </w:rPr>
        <w:t>qualifying</w:t>
      </w:r>
      <w:r w:rsidRPr="00330594">
        <w:rPr>
          <w:sz w:val="24"/>
          <w:rPrChange w:id="601" w:author="ABD" w:date="2024-04-30T20:01:00Z">
            <w:rPr/>
          </w:rPrChange>
        </w:rPr>
        <w:t xml:space="preserve"> investment, the investor has $1,351,000 × 10% return × 37% income tax = $50,000 tax due, which is equal to the tax credit of the NMTC case. </w:t>
      </w:r>
      <w:r w:rsidRPr="00330594">
        <w:rPr>
          <w:sz w:val="24"/>
          <w:rPrChange w:id="602" w:author="ABD" w:date="2024-04-30T20:01:00Z">
            <w:rPr/>
          </w:rPrChange>
        </w:rPr>
        <w:t>The investor also has the return on the investment used to generate the tax due: $</w:t>
      </w:r>
      <w:proofErr w:type="gramStart"/>
      <w:r w:rsidRPr="00330594">
        <w:rPr>
          <w:sz w:val="24"/>
          <w:rPrChange w:id="603" w:author="ABD" w:date="2024-04-30T20:01:00Z">
            <w:rPr/>
          </w:rPrChange>
        </w:rPr>
        <w:t>1,351,000  x</w:t>
      </w:r>
      <w:proofErr w:type="gramEnd"/>
      <w:r w:rsidRPr="00330594">
        <w:rPr>
          <w:sz w:val="24"/>
          <w:rPrChange w:id="604" w:author="ABD" w:date="2024-04-30T20:01:00Z">
            <w:rPr/>
          </w:rPrChange>
        </w:rPr>
        <w:t xml:space="preserve"> 10% = $135,100 for each of the first three years. If the high wealth </w:t>
      </w:r>
      <w:proofErr w:type="gramStart"/>
      <w:r w:rsidRPr="00330594">
        <w:rPr>
          <w:sz w:val="24"/>
          <w:rPrChange w:id="605" w:author="ABD" w:date="2024-04-30T20:01:00Z">
            <w:rPr/>
          </w:rPrChange>
        </w:rPr>
        <w:t>individual</w:t>
      </w:r>
      <w:proofErr w:type="gramEnd"/>
      <w:r w:rsidRPr="00330594">
        <w:rPr>
          <w:sz w:val="24"/>
          <w:rPrChange w:id="606" w:author="ABD" w:date="2024-04-30T20:01:00Z">
            <w:rPr/>
          </w:rPrChange>
        </w:rPr>
        <w:t xml:space="preserve"> then invests an additional $271,000, bringing the total investment to $1,622,000 </w:t>
      </w:r>
      <w:r w:rsidRPr="00330594">
        <w:rPr>
          <w:sz w:val="24"/>
          <w:rPrChange w:id="607" w:author="ABD" w:date="2024-04-30T20:01:00Z">
            <w:rPr/>
          </w:rPrChange>
        </w:rPr>
        <w:t>in years 4–7, this will generate a tax due of $60,000/y</w:t>
      </w:r>
      <w:ins w:id="608" w:author="ABD" w:date="2024-04-30T20:10:00Z">
        <w:r w:rsidR="00634D5C">
          <w:rPr>
            <w:sz w:val="24"/>
          </w:rPr>
          <w:t>ea</w:t>
        </w:r>
      </w:ins>
      <w:r w:rsidRPr="00330594">
        <w:rPr>
          <w:sz w:val="24"/>
          <w:rPrChange w:id="609" w:author="ABD" w:date="2024-04-30T20:01:00Z">
            <w:rPr/>
          </w:rPrChange>
        </w:rPr>
        <w:t>r which will be offset by the NMTC. The high wealth individual would get a total return net of taxes of ($</w:t>
      </w:r>
      <w:proofErr w:type="gramStart"/>
      <w:r w:rsidRPr="00330594">
        <w:rPr>
          <w:sz w:val="24"/>
          <w:rPrChange w:id="610" w:author="ABD" w:date="2024-04-30T20:01:00Z">
            <w:rPr/>
          </w:rPrChange>
        </w:rPr>
        <w:t>135,000  x</w:t>
      </w:r>
      <w:proofErr w:type="gramEnd"/>
      <w:r w:rsidRPr="00330594">
        <w:rPr>
          <w:sz w:val="24"/>
          <w:rPrChange w:id="611" w:author="ABD" w:date="2024-04-30T20:01:00Z">
            <w:rPr/>
          </w:rPrChange>
        </w:rPr>
        <w:t xml:space="preserve"> 3) + ($162,000  x 4) = $1,054,100 on an investment of $1,000,000 + $1,351,00 + $271,</w:t>
      </w:r>
      <w:r w:rsidRPr="00330594">
        <w:rPr>
          <w:sz w:val="24"/>
          <w:rPrChange w:id="612" w:author="ABD" w:date="2024-04-30T20:01:00Z">
            <w:rPr/>
          </w:rPrChange>
        </w:rPr>
        <w:t>000 = $2,622,000. This is a total, tax free return of 40.202% over 7 years. This is equivalent to a taxable return of 40.202% ÷ 0.63 = 63.81% over 7 years. Annually, in simple interest, this is 9.12% per year, up from 6.3% (10% - 3.7%) the investor would h</w:t>
      </w:r>
      <w:r w:rsidRPr="00330594">
        <w:rPr>
          <w:sz w:val="24"/>
          <w:rPrChange w:id="613" w:author="ABD" w:date="2024-04-30T20:01:00Z">
            <w:rPr/>
          </w:rPrChange>
        </w:rPr>
        <w:t xml:space="preserve">ave otherwise </w:t>
      </w:r>
      <w:del w:id="614" w:author="ABD" w:date="2024-04-30T20:10:00Z">
        <w:r w:rsidRPr="00330594" w:rsidDel="00E63E6B">
          <w:rPr>
            <w:sz w:val="24"/>
            <w:rPrChange w:id="615" w:author="ABD" w:date="2024-04-30T20:01:00Z">
              <w:rPr/>
            </w:rPrChange>
          </w:rPr>
          <w:delText>gotten,</w:delText>
        </w:r>
      </w:del>
      <w:ins w:id="616" w:author="ABD" w:date="2024-04-30T20:10:00Z">
        <w:r w:rsidR="00E63E6B">
          <w:rPr>
            <w:sz w:val="24"/>
          </w:rPr>
          <w:t>achieved</w:t>
        </w:r>
      </w:ins>
      <w:r w:rsidRPr="00330594">
        <w:rPr>
          <w:sz w:val="24"/>
          <w:rPrChange w:id="617" w:author="ABD" w:date="2024-04-30T20:01:00Z">
            <w:rPr/>
          </w:rPrChange>
        </w:rPr>
        <w:t xml:space="preserve"> a 44¾% increase in return.</w:t>
      </w:r>
    </w:p>
    <w:p w14:paraId="19BB66D2" w14:textId="77777777" w:rsidR="00704A6D" w:rsidRPr="00330594" w:rsidRDefault="00A63FD1">
      <w:pPr>
        <w:pStyle w:val="BodyText"/>
        <w:rPr>
          <w:sz w:val="24"/>
          <w:rPrChange w:id="618" w:author="ABD" w:date="2024-04-30T20:01:00Z">
            <w:rPr/>
          </w:rPrChange>
        </w:rPr>
      </w:pPr>
      <w:r w:rsidRPr="00330594">
        <w:rPr>
          <w:sz w:val="24"/>
          <w:rPrChange w:id="619" w:author="ABD" w:date="2024-04-30T20:01:00Z">
            <w:rPr/>
          </w:rPrChange>
        </w:rPr>
        <w:t>Incentives like these make the NMTC popular. The tax credit investment is nearly without risk because the tax credit is guaranteed as long as the charter school remains open. If the school stays open for sev</w:t>
      </w:r>
      <w:r w:rsidRPr="00330594">
        <w:rPr>
          <w:sz w:val="24"/>
          <w:rPrChange w:id="620" w:author="ABD" w:date="2024-04-30T20:01:00Z">
            <w:rPr/>
          </w:rPrChange>
        </w:rPr>
        <w:t>en years, the risk is nearly zero.</w:t>
      </w:r>
    </w:p>
    <w:p w14:paraId="45643C9D" w14:textId="77777777" w:rsidR="00704A6D" w:rsidRPr="00330594" w:rsidRDefault="00A63FD1">
      <w:pPr>
        <w:pStyle w:val="BodyText"/>
        <w:rPr>
          <w:sz w:val="24"/>
          <w:rPrChange w:id="621" w:author="ABD" w:date="2024-04-30T20:01:00Z">
            <w:rPr/>
          </w:rPrChange>
        </w:rPr>
      </w:pPr>
      <w:r w:rsidRPr="00330594">
        <w:rPr>
          <w:sz w:val="24"/>
          <w:rPrChange w:id="622" w:author="ABD" w:date="2024-04-30T20:01:00Z">
            <w:rPr/>
          </w:rPrChange>
        </w:rPr>
        <w:t xml:space="preserve">Since the NMTC program is a federal program, it is entirely unintended by the California Legislature. But there is one aspect of the NMTC program which meshes quite well with the intentions of the California Legislature: </w:t>
      </w:r>
      <w:r w:rsidRPr="00330594">
        <w:rPr>
          <w:sz w:val="24"/>
          <w:rPrChange w:id="623" w:author="ABD" w:date="2024-04-30T20:01:00Z">
            <w:rPr/>
          </w:rPrChange>
        </w:rPr>
        <w:t xml:space="preserve">Investors availing themselves of </w:t>
      </w:r>
      <w:r w:rsidRPr="00330594">
        <w:rPr>
          <w:sz w:val="24"/>
          <w:rPrChange w:id="624" w:author="ABD" w:date="2024-04-30T20:01:00Z">
            <w:rPr/>
          </w:rPrChange>
        </w:rPr>
        <w:lastRenderedPageBreak/>
        <w:t>the NMTC must invest in low-income communities</w:t>
      </w:r>
      <w:r w:rsidRPr="00330594">
        <w:rPr>
          <w:rStyle w:val="FootnoteReference"/>
          <w:sz w:val="24"/>
          <w:rPrChange w:id="625" w:author="ABD" w:date="2024-04-30T20:01:00Z">
            <w:rPr>
              <w:rStyle w:val="FootnoteReference"/>
            </w:rPr>
          </w:rPrChange>
        </w:rPr>
        <w:footnoteReference w:id="15"/>
      </w:r>
      <w:r w:rsidRPr="00330594">
        <w:rPr>
          <w:sz w:val="24"/>
          <w:rPrChange w:id="626" w:author="ABD" w:date="2024-04-30T20:01:00Z">
            <w:rPr/>
          </w:rPrChange>
        </w:rPr>
        <w:t>, a goal of the Charter School Act of 1992, specifically “(b) Increase learning opportunities for all pupils, with special emphasis on expanded learning experiences for pupils</w:t>
      </w:r>
      <w:r w:rsidRPr="00330594">
        <w:rPr>
          <w:sz w:val="24"/>
          <w:rPrChange w:id="627" w:author="ABD" w:date="2024-04-30T20:01:00Z">
            <w:rPr/>
          </w:rPrChange>
        </w:rPr>
        <w:t xml:space="preserve"> who are identified as academically low achieving.” A goal of the Legislature is being met, but the financial machinations of the NMTC program are anything but intended. </w:t>
      </w:r>
    </w:p>
    <w:p w14:paraId="317620F6" w14:textId="77777777" w:rsidR="00704A6D" w:rsidRPr="00330594" w:rsidRDefault="00A63FD1">
      <w:pPr>
        <w:pStyle w:val="BodyText"/>
        <w:rPr>
          <w:sz w:val="24"/>
          <w:rPrChange w:id="628" w:author="ABD" w:date="2024-04-30T20:01:00Z">
            <w:rPr/>
          </w:rPrChange>
        </w:rPr>
      </w:pPr>
      <w:r w:rsidRPr="00330594">
        <w:rPr>
          <w:sz w:val="24"/>
          <w:rPrChange w:id="629" w:author="ABD" w:date="2024-04-30T20:01:00Z">
            <w:rPr/>
          </w:rPrChange>
        </w:rPr>
        <w:t>The second interesting way that charter schools finance purchasing and building schoo</w:t>
      </w:r>
      <w:r w:rsidRPr="00330594">
        <w:rPr>
          <w:sz w:val="24"/>
          <w:rPrChange w:id="630" w:author="ABD" w:date="2024-04-30T20:01:00Z">
            <w:rPr/>
          </w:rPrChange>
        </w:rPr>
        <w:t>ls is through bond programs, often using what are called conduit bonds. Much like the NMTC program, conduit bonds involve more than just a buyer and a seller, again something that was unforeseen by the original Charter School Act.</w:t>
      </w:r>
    </w:p>
    <w:p w14:paraId="1BDB539D" w14:textId="77777777" w:rsidR="00704A6D" w:rsidRPr="00330594" w:rsidRDefault="00A63FD1">
      <w:pPr>
        <w:pStyle w:val="BodyText"/>
        <w:rPr>
          <w:sz w:val="24"/>
          <w:rPrChange w:id="631" w:author="ABD" w:date="2024-04-30T20:01:00Z">
            <w:rPr/>
          </w:rPrChange>
        </w:rPr>
      </w:pPr>
      <w:r w:rsidRPr="00330594">
        <w:rPr>
          <w:sz w:val="24"/>
          <w:rPrChange w:id="632" w:author="ABD" w:date="2024-04-30T20:01:00Z">
            <w:rPr/>
          </w:rPrChange>
        </w:rPr>
        <w:t xml:space="preserve">A conduit bond is a type </w:t>
      </w:r>
      <w:r w:rsidRPr="00330594">
        <w:rPr>
          <w:sz w:val="24"/>
          <w:rPrChange w:id="633" w:author="ABD" w:date="2024-04-30T20:01:00Z">
            <w:rPr/>
          </w:rPrChange>
        </w:rPr>
        <w:t>of tax-exempt municipal bond issued by a government agency (the conduit lender) that is neither the borrower nor the purchaser. This entity or agency serves merely as a conduit between a borrower (often called the conduit borrower) and the purchasers of th</w:t>
      </w:r>
      <w:r w:rsidRPr="00330594">
        <w:rPr>
          <w:sz w:val="24"/>
          <w:rPrChange w:id="634" w:author="ABD" w:date="2024-04-30T20:01:00Z">
            <w:rPr/>
          </w:rPrChange>
        </w:rPr>
        <w:t>e bond (</w:t>
      </w:r>
      <w:proofErr w:type="gramStart"/>
      <w:r w:rsidRPr="00330594">
        <w:rPr>
          <w:sz w:val="24"/>
          <w:rPrChange w:id="635" w:author="ABD" w:date="2024-04-30T20:01:00Z">
            <w:rPr/>
          </w:rPrChange>
        </w:rPr>
        <w:t>i.e.</w:t>
      </w:r>
      <w:proofErr w:type="gramEnd"/>
      <w:r w:rsidRPr="00330594">
        <w:rPr>
          <w:sz w:val="24"/>
          <w:rPrChange w:id="636" w:author="ABD" w:date="2024-04-30T20:01:00Z">
            <w:rPr/>
          </w:rPrChange>
        </w:rPr>
        <w:t xml:space="preserve"> the investors, the lenders). The conduit lender administers an offering by loaning to the borrower money it has received by issuing a bond which was bought by the lenders. Often the funds come from a government agency, </w:t>
      </w:r>
      <w:proofErr w:type="gramStart"/>
      <w:r w:rsidRPr="00330594">
        <w:rPr>
          <w:sz w:val="24"/>
          <w:rPrChange w:id="637" w:author="ABD" w:date="2024-04-30T20:01:00Z">
            <w:rPr/>
          </w:rPrChange>
        </w:rPr>
        <w:t>e.g.</w:t>
      </w:r>
      <w:proofErr w:type="gramEnd"/>
      <w:r w:rsidRPr="00330594">
        <w:rPr>
          <w:sz w:val="24"/>
          <w:rPrChange w:id="638" w:author="ABD" w:date="2024-04-30T20:01:00Z">
            <w:rPr/>
          </w:rPrChange>
        </w:rPr>
        <w:t xml:space="preserve"> the California Muni</w:t>
      </w:r>
      <w:r w:rsidRPr="00330594">
        <w:rPr>
          <w:sz w:val="24"/>
          <w:rPrChange w:id="639" w:author="ABD" w:date="2024-04-30T20:01:00Z">
            <w:rPr/>
          </w:rPrChange>
        </w:rPr>
        <w:t>cipal Finance Authority or the California School Finance Authority. The bond is an obligation of the conduit borrower, not the conduit lender, even though the conduit lender issued the bond. The conduit borrower’s payments to the conduit lender are sized t</w:t>
      </w:r>
      <w:r w:rsidRPr="00330594">
        <w:rPr>
          <w:sz w:val="24"/>
          <w:rPrChange w:id="640" w:author="ABD" w:date="2024-04-30T20:01:00Z">
            <w:rPr/>
          </w:rPrChange>
        </w:rPr>
        <w:t xml:space="preserve">o meet the payments that the conduit lender needs to repay the purchaser(s) of the debt. </w:t>
      </w:r>
    </w:p>
    <w:p w14:paraId="48236422" w14:textId="77777777" w:rsidR="00704A6D" w:rsidRPr="00330594" w:rsidRDefault="00A63FD1">
      <w:pPr>
        <w:pStyle w:val="BodyText"/>
        <w:rPr>
          <w:sz w:val="24"/>
          <w:rPrChange w:id="641" w:author="ABD" w:date="2024-04-30T20:01:00Z">
            <w:rPr/>
          </w:rPrChange>
        </w:rPr>
      </w:pPr>
      <w:r w:rsidRPr="00330594">
        <w:rPr>
          <w:sz w:val="24"/>
          <w:rPrChange w:id="642" w:author="ABD" w:date="2024-04-30T20:01:00Z">
            <w:rPr/>
          </w:rPrChange>
        </w:rPr>
        <w:t>For example, in 2014, the California Municipal Finance Authority issued Series 2014 A &amp; B bonds for $32,915,000. These bonds were bought by Approved Institutional Buy</w:t>
      </w:r>
      <w:r w:rsidRPr="00330594">
        <w:rPr>
          <w:sz w:val="24"/>
          <w:rPrChange w:id="643" w:author="ABD" w:date="2024-04-30T20:01:00Z">
            <w:rPr/>
          </w:rPrChange>
        </w:rPr>
        <w:t>ers, and the proceeds were loaned to Launchpad Development Company, owned by Rocketship, which used them for public benefit. The conduit borrower is Launchpad Development Company, and the conduit lender is the California Municipal Finance Authority. The le</w:t>
      </w:r>
      <w:r w:rsidRPr="00330594">
        <w:rPr>
          <w:sz w:val="24"/>
          <w:rPrChange w:id="644" w:author="ABD" w:date="2024-04-30T20:01:00Z">
            <w:rPr/>
          </w:rPrChange>
        </w:rPr>
        <w:t xml:space="preserve">nders are Approved Institutional Buyers, and the conduit borrower, Launchpad Development Company, pays principal and interest to the conduit lender, </w:t>
      </w:r>
      <w:r w:rsidRPr="00330594">
        <w:rPr>
          <w:sz w:val="24"/>
          <w:rPrChange w:id="645" w:author="ABD" w:date="2024-04-30T20:01:00Z">
            <w:rPr/>
          </w:rPrChange>
        </w:rPr>
        <w:lastRenderedPageBreak/>
        <w:t>the California Municipal Finance Authority, which passes the payments on to the lenders, Approved Instituti</w:t>
      </w:r>
      <w:r w:rsidRPr="00330594">
        <w:rPr>
          <w:sz w:val="24"/>
          <w:rPrChange w:id="646" w:author="ABD" w:date="2024-04-30T20:01:00Z">
            <w:rPr/>
          </w:rPrChange>
        </w:rPr>
        <w:t>onal Buyers.</w:t>
      </w:r>
    </w:p>
    <w:p w14:paraId="10C54BBD" w14:textId="77777777" w:rsidR="00704A6D" w:rsidRPr="00330594" w:rsidRDefault="00A63FD1">
      <w:pPr>
        <w:pStyle w:val="BodyText"/>
        <w:rPr>
          <w:sz w:val="24"/>
          <w:rPrChange w:id="647" w:author="ABD" w:date="2024-04-30T20:01:00Z">
            <w:rPr/>
          </w:rPrChange>
        </w:rPr>
      </w:pPr>
      <w:r w:rsidRPr="00330594">
        <w:rPr>
          <w:sz w:val="24"/>
          <w:rPrChange w:id="648" w:author="ABD" w:date="2024-04-30T20:01:00Z">
            <w:rPr/>
          </w:rPrChange>
        </w:rPr>
        <w:t>The advantage of conduit bonds is that the conduit borrower gets to use the municipal bond market with its lower interest rates even though they are not a government agency. This kind of financing was not foreseen by the authors of the Charter</w:t>
      </w:r>
      <w:r w:rsidRPr="00330594">
        <w:rPr>
          <w:sz w:val="24"/>
          <w:rPrChange w:id="649" w:author="ABD" w:date="2024-04-30T20:01:00Z">
            <w:rPr/>
          </w:rPrChange>
        </w:rPr>
        <w:t xml:space="preserve"> School Act, and it is plausible that they did not even realize that charter schools would need facilities, much less own their own facilities.</w:t>
      </w:r>
    </w:p>
    <w:p w14:paraId="7BF74DE6" w14:textId="77777777" w:rsidR="00704A6D" w:rsidRPr="00330594" w:rsidRDefault="00A63FD1">
      <w:pPr>
        <w:pStyle w:val="BodyText"/>
        <w:rPr>
          <w:sz w:val="24"/>
          <w:rPrChange w:id="650" w:author="ABD" w:date="2024-04-30T20:01:00Z">
            <w:rPr/>
          </w:rPrChange>
        </w:rPr>
      </w:pPr>
      <w:r w:rsidRPr="00330594">
        <w:rPr>
          <w:sz w:val="24"/>
          <w:rPrChange w:id="651" w:author="ABD" w:date="2024-04-30T20:01:00Z">
            <w:rPr/>
          </w:rPrChange>
        </w:rPr>
        <w:t>Charter schools owning their own facilities has in turn caused charter schools to borrow heavily and also to str</w:t>
      </w:r>
      <w:r w:rsidRPr="00330594">
        <w:rPr>
          <w:sz w:val="24"/>
          <w:rPrChange w:id="652" w:author="ABD" w:date="2024-04-30T20:01:00Z">
            <w:rPr/>
          </w:rPrChange>
        </w:rPr>
        <w:t>ucture themselves so that they pay themselves rent. This seeming impossibility occurs because Rocketship Education owns individual schools, but not their facilities. Instead, a separate entity, owned by Rocketship, Launchpad Development Company owns school</w:t>
      </w:r>
      <w:r w:rsidRPr="00330594">
        <w:rPr>
          <w:sz w:val="24"/>
          <w:rPrChange w:id="653" w:author="ABD" w:date="2024-04-30T20:01:00Z">
            <w:rPr/>
          </w:rPrChange>
        </w:rPr>
        <w:t xml:space="preserve"> facilities. (Rocketship’s corporate structure is discussed more fully at the end of the section “Sweeps”.)</w:t>
      </w:r>
    </w:p>
    <w:p w14:paraId="59747241" w14:textId="77777777" w:rsidR="00704A6D" w:rsidRPr="00330594" w:rsidRDefault="00A63FD1">
      <w:pPr>
        <w:pStyle w:val="BodyText"/>
        <w:rPr>
          <w:sz w:val="24"/>
          <w:rPrChange w:id="654" w:author="ABD" w:date="2024-04-30T20:01:00Z">
            <w:rPr/>
          </w:rPrChange>
        </w:rPr>
      </w:pPr>
      <w:r w:rsidRPr="00330594">
        <w:rPr>
          <w:sz w:val="24"/>
          <w:rPrChange w:id="655" w:author="ABD" w:date="2024-04-30T20:01:00Z">
            <w:rPr/>
          </w:rPrChange>
        </w:rPr>
        <w:t xml:space="preserve">This paying rent to oneself is hugely profitable because SB740 subsidizes 75% of the rent. This means that the cost of a lease is no longer the 25% </w:t>
      </w:r>
      <w:r w:rsidRPr="00330594">
        <w:rPr>
          <w:sz w:val="24"/>
          <w:rPrChange w:id="656" w:author="ABD" w:date="2024-04-30T20:01:00Z">
            <w:rPr/>
          </w:rPrChange>
        </w:rPr>
        <w:t>that SB740 doesn’t cover. Rocketship pays rent to itself at a net cost of zero, and then gets back 75% of the rent it paid itself. So instead of a lease costing a net of 25%, SB740 turns the cost into a return of 75% of the rent minus the net cost of ownin</w:t>
      </w:r>
      <w:r w:rsidRPr="00330594">
        <w:rPr>
          <w:sz w:val="24"/>
          <w:rPrChange w:id="657" w:author="ABD" w:date="2024-04-30T20:01:00Z">
            <w:rPr/>
          </w:rPrChange>
        </w:rPr>
        <w:t>g the property (principal + interest + maintenance). But the real benefit comes after the property is paid off because SB740 payments continue indefinitely at the same rate.</w:t>
      </w:r>
    </w:p>
    <w:p w14:paraId="635011A3" w14:textId="77777777" w:rsidR="00704A6D" w:rsidRPr="00330594" w:rsidRDefault="00A63FD1">
      <w:pPr>
        <w:pStyle w:val="BodyText"/>
        <w:rPr>
          <w:sz w:val="24"/>
          <w:rPrChange w:id="658" w:author="ABD" w:date="2024-04-30T20:01:00Z">
            <w:rPr/>
          </w:rPrChange>
        </w:rPr>
      </w:pPr>
      <w:r w:rsidRPr="00330594">
        <w:rPr>
          <w:sz w:val="24"/>
          <w:rPrChange w:id="659" w:author="ABD" w:date="2024-04-30T20:01:00Z">
            <w:rPr/>
          </w:rPrChange>
        </w:rPr>
        <w:t xml:space="preserve">To sum up, we can say </w:t>
      </w:r>
      <w:proofErr w:type="gramStart"/>
      <w:r w:rsidRPr="00330594">
        <w:rPr>
          <w:sz w:val="24"/>
          <w:rPrChange w:id="660" w:author="ABD" w:date="2024-04-30T20:01:00Z">
            <w:rPr/>
          </w:rPrChange>
        </w:rPr>
        <w:t>that  the</w:t>
      </w:r>
      <w:proofErr w:type="gramEnd"/>
      <w:r w:rsidRPr="00330594">
        <w:rPr>
          <w:sz w:val="24"/>
          <w:rPrChange w:id="661" w:author="ABD" w:date="2024-04-30T20:01:00Z">
            <w:rPr/>
          </w:rPrChange>
        </w:rPr>
        <w:t xml:space="preserve"> NMTC credit program, and conduit bonds, and SB740 </w:t>
      </w:r>
      <w:r w:rsidRPr="00330594">
        <w:rPr>
          <w:sz w:val="24"/>
          <w:rPrChange w:id="662" w:author="ABD" w:date="2024-04-30T20:01:00Z">
            <w:rPr/>
          </w:rPrChange>
        </w:rPr>
        <w:t>rent subsidies are all completely unintended consequences of the original Charter Schools Act of 1992, and are a very profitable state of affairs for Rocketship Educations.</w:t>
      </w:r>
      <w:r w:rsidRPr="00330594">
        <w:rPr>
          <w:rStyle w:val="FootnoteReference"/>
          <w:sz w:val="24"/>
          <w:rPrChange w:id="663" w:author="ABD" w:date="2024-04-30T20:01:00Z">
            <w:rPr>
              <w:rStyle w:val="FootnoteReference"/>
            </w:rPr>
          </w:rPrChange>
        </w:rPr>
        <w:footnoteReference w:id="16"/>
      </w:r>
    </w:p>
    <w:p w14:paraId="11C174E2" w14:textId="77777777" w:rsidR="00704A6D" w:rsidRPr="00330594" w:rsidRDefault="00A63FD1">
      <w:pPr>
        <w:pStyle w:val="Heading1"/>
        <w:rPr>
          <w:sz w:val="24"/>
          <w:szCs w:val="24"/>
          <w:rPrChange w:id="664" w:author="ABD" w:date="2024-04-30T20:01:00Z">
            <w:rPr/>
          </w:rPrChange>
        </w:rPr>
      </w:pPr>
      <w:r w:rsidRPr="00330594">
        <w:rPr>
          <w:sz w:val="24"/>
          <w:szCs w:val="24"/>
          <w:rPrChange w:id="665" w:author="ABD" w:date="2024-04-30T20:01:00Z">
            <w:rPr/>
          </w:rPrChange>
        </w:rPr>
        <w:lastRenderedPageBreak/>
        <w:t>Flexibility</w:t>
      </w:r>
    </w:p>
    <w:p w14:paraId="45ADAD56" w14:textId="77777777" w:rsidR="00704A6D" w:rsidRPr="00330594" w:rsidRDefault="00A63FD1">
      <w:pPr>
        <w:rPr>
          <w:sz w:val="24"/>
          <w:szCs w:val="24"/>
          <w:rPrChange w:id="666" w:author="ABD" w:date="2024-04-30T20:01:00Z">
            <w:rPr/>
          </w:rPrChange>
        </w:rPr>
      </w:pPr>
      <w:r w:rsidRPr="00330594">
        <w:rPr>
          <w:sz w:val="24"/>
          <w:szCs w:val="24"/>
          <w:rPrChange w:id="667" w:author="ABD" w:date="2024-04-30T20:01:00Z">
            <w:rPr/>
          </w:rPrChange>
        </w:rPr>
        <w:t>Inherent in the Charter Schools Act of 1992 was added flexibility com</w:t>
      </w:r>
      <w:r w:rsidRPr="00330594">
        <w:rPr>
          <w:sz w:val="24"/>
          <w:szCs w:val="24"/>
          <w:rPrChange w:id="668" w:author="ABD" w:date="2024-04-30T20:01:00Z">
            <w:rPr/>
          </w:rPrChange>
        </w:rPr>
        <w:t>pared with TPSs. Most importantly, charter schools are exempt from “the laws governing school districts”</w:t>
      </w:r>
      <w:r w:rsidRPr="00330594">
        <w:rPr>
          <w:rStyle w:val="FootnoteReference"/>
          <w:sz w:val="24"/>
          <w:szCs w:val="24"/>
          <w:rPrChange w:id="669" w:author="ABD" w:date="2024-04-30T20:01:00Z">
            <w:rPr>
              <w:rStyle w:val="FootnoteReference"/>
            </w:rPr>
          </w:rPrChange>
        </w:rPr>
        <w:footnoteReference w:id="17"/>
      </w:r>
      <w:r w:rsidRPr="00330594">
        <w:rPr>
          <w:sz w:val="24"/>
          <w:szCs w:val="24"/>
          <w:rPrChange w:id="670" w:author="ABD" w:date="2024-04-30T20:01:00Z">
            <w:rPr/>
          </w:rPrChange>
        </w:rPr>
        <w:t xml:space="preserve"> except for the Charter Schools Act itself (Education Code §§</w:t>
      </w:r>
      <w:r w:rsidRPr="00330594">
        <w:rPr>
          <w:sz w:val="24"/>
          <w:szCs w:val="24"/>
          <w:rPrChange w:id="671" w:author="ABD" w:date="2024-04-30T20:01:00Z">
            <w:rPr/>
          </w:rPrChange>
        </w:rPr>
        <w:t>47600</w:t>
      </w:r>
      <w:r w:rsidRPr="00330594">
        <w:rPr>
          <w:rFonts w:ascii="Alegreya" w:eastAsia="Alegreya" w:hAnsi="Alegreya" w:cs="Alegreya"/>
          <w:sz w:val="24"/>
          <w:szCs w:val="24"/>
          <w:rPrChange w:id="672" w:author="ABD" w:date="2024-04-30T20:01:00Z">
            <w:rPr>
              <w:rFonts w:ascii="Alegreya" w:eastAsia="Alegreya" w:hAnsi="Alegreya" w:cs="Alegreya"/>
            </w:rPr>
          </w:rPrChange>
        </w:rPr>
        <w:t>–47663).</w:t>
      </w:r>
      <w:r w:rsidRPr="00330594">
        <w:rPr>
          <w:sz w:val="24"/>
          <w:szCs w:val="24"/>
          <w:rPrChange w:id="673" w:author="ABD" w:date="2024-04-30T20:01:00Z">
            <w:rPr/>
          </w:rPrChange>
        </w:rPr>
        <w:t xml:space="preserve"> This provides a huge amount of flexibility to charter schools in choosing h</w:t>
      </w:r>
      <w:r w:rsidRPr="00330594">
        <w:rPr>
          <w:sz w:val="24"/>
          <w:szCs w:val="24"/>
          <w:rPrChange w:id="674" w:author="ABD" w:date="2024-04-30T20:01:00Z">
            <w:rPr/>
          </w:rPrChange>
        </w:rPr>
        <w:t>ow they teach, how long their school day is, and their class sizes. If one wishes charter schools to be powerhouses of innovation, then exempting them from most of the Education Code might make sense.</w:t>
      </w:r>
      <w:r w:rsidRPr="00330594">
        <w:rPr>
          <w:rStyle w:val="FootnoteReference"/>
          <w:sz w:val="24"/>
          <w:szCs w:val="24"/>
          <w:rPrChange w:id="675" w:author="ABD" w:date="2024-04-30T20:01:00Z">
            <w:rPr>
              <w:rStyle w:val="FootnoteReference"/>
            </w:rPr>
          </w:rPrChange>
        </w:rPr>
        <w:footnoteReference w:id="18"/>
      </w:r>
      <w:r w:rsidRPr="00330594">
        <w:rPr>
          <w:sz w:val="24"/>
          <w:szCs w:val="24"/>
          <w:rPrChange w:id="676" w:author="ABD" w:date="2024-04-30T20:01:00Z">
            <w:rPr/>
          </w:rPrChange>
        </w:rPr>
        <w:t xml:space="preserve"> Rocketship took advantage of this flexibility in how to teach, but it also took advantage of flexibility in finances.</w:t>
      </w:r>
    </w:p>
    <w:p w14:paraId="32DF8EAA" w14:textId="77777777" w:rsidR="00704A6D" w:rsidRPr="00330594" w:rsidRDefault="00A63FD1">
      <w:pPr>
        <w:pStyle w:val="BodyText"/>
        <w:rPr>
          <w:sz w:val="24"/>
          <w:rPrChange w:id="677" w:author="ABD" w:date="2024-04-30T20:01:00Z">
            <w:rPr/>
          </w:rPrChange>
        </w:rPr>
      </w:pPr>
      <w:r w:rsidRPr="00330594">
        <w:rPr>
          <w:sz w:val="24"/>
          <w:rPrChange w:id="678" w:author="ABD" w:date="2024-04-30T20:01:00Z">
            <w:rPr/>
          </w:rPrChange>
        </w:rPr>
        <w:t>In return from being unshackled from the allegedly onerous impositions of the Ed Code, charter schools were expected to perform better th</w:t>
      </w:r>
      <w:r w:rsidRPr="00330594">
        <w:rPr>
          <w:sz w:val="24"/>
          <w:rPrChange w:id="679" w:author="ABD" w:date="2024-04-30T20:01:00Z">
            <w:rPr/>
          </w:rPrChange>
        </w:rPr>
        <w:t xml:space="preserve">an TPSs and to be able to measure this performance. Unfortunately, the only way of measuring performance across schools that is in use is standardized testing, and as has been mentioned, standardized tests miss vast amounts of learning. </w:t>
      </w:r>
    </w:p>
    <w:p w14:paraId="4570E21B" w14:textId="77777777" w:rsidR="00704A6D" w:rsidRPr="00330594" w:rsidRDefault="00A63FD1">
      <w:pPr>
        <w:pStyle w:val="Heading2"/>
        <w:rPr>
          <w:sz w:val="24"/>
          <w:szCs w:val="24"/>
          <w:rPrChange w:id="680" w:author="ABD" w:date="2024-04-30T20:01:00Z">
            <w:rPr/>
          </w:rPrChange>
        </w:rPr>
      </w:pPr>
      <w:r w:rsidRPr="00330594">
        <w:rPr>
          <w:sz w:val="24"/>
          <w:szCs w:val="24"/>
          <w:rPrChange w:id="681" w:author="ABD" w:date="2024-04-30T20:01:00Z">
            <w:rPr/>
          </w:rPrChange>
        </w:rPr>
        <w:t>Blended Learning</w:t>
      </w:r>
    </w:p>
    <w:p w14:paraId="169EF130" w14:textId="77777777" w:rsidR="00704A6D" w:rsidRPr="00330594" w:rsidRDefault="00A63FD1">
      <w:pPr>
        <w:rPr>
          <w:sz w:val="24"/>
          <w:szCs w:val="24"/>
          <w:rPrChange w:id="682" w:author="ABD" w:date="2024-04-30T20:01:00Z">
            <w:rPr/>
          </w:rPrChange>
        </w:rPr>
      </w:pPr>
      <w:r w:rsidRPr="00330594">
        <w:rPr>
          <w:sz w:val="24"/>
          <w:szCs w:val="24"/>
          <w:rPrChange w:id="683" w:author="ABD" w:date="2024-04-30T20:01:00Z">
            <w:rPr/>
          </w:rPrChange>
        </w:rPr>
        <w:t>B</w:t>
      </w:r>
      <w:r w:rsidRPr="00330594">
        <w:rPr>
          <w:sz w:val="24"/>
          <w:szCs w:val="24"/>
          <w:rPrChange w:id="684" w:author="ABD" w:date="2024-04-30T20:01:00Z">
            <w:rPr/>
          </w:rPrChange>
        </w:rPr>
        <w:t>lended learning is a when a student spends part of their day under the direct supervision of a teacher (face-to-face instruction) and part of their day interacting with a computer program (technology-based instruction), where the teacher isn’t directly sup</w:t>
      </w:r>
      <w:r w:rsidRPr="00330594">
        <w:rPr>
          <w:sz w:val="24"/>
          <w:szCs w:val="24"/>
          <w:rPrChange w:id="685" w:author="ABD" w:date="2024-04-30T20:01:00Z">
            <w:rPr/>
          </w:rPrChange>
        </w:rPr>
        <w:t xml:space="preserve">ervising the class. If one takes an expansive view of blended learning, then correspondence classes in the mid-1800’s would qualify as using a blended model of learning. Nowadays, blended learning only means interacting with a computer running an </w:t>
      </w:r>
      <w:proofErr w:type="spellStart"/>
      <w:r w:rsidRPr="00330594">
        <w:rPr>
          <w:sz w:val="24"/>
          <w:szCs w:val="24"/>
          <w:rPrChange w:id="686" w:author="ABD" w:date="2024-04-30T20:01:00Z">
            <w:rPr/>
          </w:rPrChange>
        </w:rPr>
        <w:t>edtech</w:t>
      </w:r>
      <w:proofErr w:type="spellEnd"/>
      <w:r w:rsidRPr="00330594">
        <w:rPr>
          <w:sz w:val="24"/>
          <w:szCs w:val="24"/>
          <w:rPrChange w:id="687" w:author="ABD" w:date="2024-04-30T20:01:00Z">
            <w:rPr/>
          </w:rPrChange>
        </w:rPr>
        <w:t xml:space="preserve"> pr</w:t>
      </w:r>
      <w:r w:rsidRPr="00330594">
        <w:rPr>
          <w:sz w:val="24"/>
          <w:szCs w:val="24"/>
          <w:rPrChange w:id="688" w:author="ABD" w:date="2024-04-30T20:01:00Z">
            <w:rPr/>
          </w:rPrChange>
        </w:rPr>
        <w:t>ogram.</w:t>
      </w:r>
    </w:p>
    <w:p w14:paraId="6A978DEF" w14:textId="77777777" w:rsidR="00704A6D" w:rsidRPr="00330594" w:rsidRDefault="00A63FD1">
      <w:pPr>
        <w:pStyle w:val="BodyText"/>
        <w:rPr>
          <w:sz w:val="24"/>
          <w:rPrChange w:id="689" w:author="ABD" w:date="2024-04-30T20:01:00Z">
            <w:rPr/>
          </w:rPrChange>
        </w:rPr>
      </w:pPr>
      <w:r w:rsidRPr="00330594">
        <w:rPr>
          <w:sz w:val="24"/>
          <w:rPrChange w:id="690" w:author="ABD" w:date="2024-04-30T20:01:00Z">
            <w:rPr/>
          </w:rPrChange>
        </w:rPr>
        <w:t>Rocketship pioneered the blended classroom right from their start because they claimed that this allows students to get individualized instruction at exactly the right time.</w:t>
      </w:r>
      <w:r w:rsidRPr="00330594">
        <w:rPr>
          <w:rStyle w:val="FootnoteReference"/>
          <w:sz w:val="24"/>
          <w:rPrChange w:id="691" w:author="ABD" w:date="2024-04-30T20:01:00Z">
            <w:rPr>
              <w:rStyle w:val="FootnoteReference"/>
            </w:rPr>
          </w:rPrChange>
        </w:rPr>
        <w:footnoteReference w:id="19"/>
      </w:r>
      <w:r w:rsidRPr="00330594">
        <w:rPr>
          <w:sz w:val="24"/>
          <w:rPrChange w:id="692" w:author="ABD" w:date="2024-04-30T20:01:00Z">
            <w:rPr/>
          </w:rPrChange>
        </w:rPr>
        <w:t xml:space="preserve"> Rocketship has taken advantage of this flexibility to put children in a L</w:t>
      </w:r>
      <w:r w:rsidRPr="00330594">
        <w:rPr>
          <w:sz w:val="24"/>
          <w:rPrChange w:id="693" w:author="ABD" w:date="2024-04-30T20:01:00Z">
            <w:rPr/>
          </w:rPrChange>
        </w:rPr>
        <w:t xml:space="preserve">earning </w:t>
      </w:r>
      <w:r w:rsidRPr="00330594">
        <w:rPr>
          <w:sz w:val="24"/>
          <w:rPrChange w:id="694" w:author="ABD" w:date="2024-04-30T20:01:00Z">
            <w:rPr/>
          </w:rPrChange>
        </w:rPr>
        <w:lastRenderedPageBreak/>
        <w:t xml:space="preserve">Lab (another great choice of a name) for 25% of the day. </w:t>
      </w:r>
    </w:p>
    <w:p w14:paraId="532CFF50" w14:textId="002D19A9" w:rsidR="00704A6D" w:rsidRPr="00330594" w:rsidRDefault="00A63FD1">
      <w:pPr>
        <w:pStyle w:val="BodyText"/>
        <w:rPr>
          <w:sz w:val="24"/>
          <w:rPrChange w:id="695" w:author="ABD" w:date="2024-04-30T20:01:00Z">
            <w:rPr/>
          </w:rPrChange>
        </w:rPr>
      </w:pPr>
      <w:r w:rsidRPr="00330594">
        <w:rPr>
          <w:sz w:val="24"/>
          <w:rPrChange w:id="696" w:author="ABD" w:date="2024-04-30T20:01:00Z">
            <w:rPr/>
          </w:rPrChange>
        </w:rPr>
        <w:t xml:space="preserve">One of the effects of putting children in front of a computer for 25% of the day is that it reduces by 25% the largest single cost of a school: teacher compensation. </w:t>
      </w:r>
      <w:proofErr w:type="gramStart"/>
      <w:r w:rsidRPr="00330594">
        <w:rPr>
          <w:sz w:val="24"/>
          <w:rPrChange w:id="697" w:author="ABD" w:date="2024-04-30T20:01:00Z">
            <w:rPr/>
          </w:rPrChange>
        </w:rPr>
        <w:t>Typically</w:t>
      </w:r>
      <w:proofErr w:type="gramEnd"/>
      <w:r w:rsidRPr="00330594">
        <w:rPr>
          <w:sz w:val="24"/>
          <w:rPrChange w:id="698" w:author="ABD" w:date="2024-04-30T20:01:00Z">
            <w:rPr/>
          </w:rPrChange>
        </w:rPr>
        <w:t xml:space="preserve"> schools spend </w:t>
      </w:r>
      <w:r w:rsidRPr="00330594">
        <w:rPr>
          <w:sz w:val="24"/>
          <w:rPrChange w:id="699" w:author="ABD" w:date="2024-04-30T20:01:00Z">
            <w:rPr/>
          </w:rPrChange>
        </w:rPr>
        <w:t>upwards of 80% of their budget on teachers and aides. So, Rocketship can hire 25% fewer teachers</w:t>
      </w:r>
      <w:ins w:id="700" w:author="ABD" w:date="2024-04-30T20:15:00Z">
        <w:r w:rsidR="00A06104">
          <w:rPr>
            <w:sz w:val="24"/>
          </w:rPr>
          <w:t>,</w:t>
        </w:r>
      </w:ins>
      <w:r w:rsidRPr="00330594">
        <w:rPr>
          <w:sz w:val="24"/>
          <w:rPrChange w:id="701" w:author="ABD" w:date="2024-04-30T20:01:00Z">
            <w:rPr/>
          </w:rPrChange>
        </w:rPr>
        <w:t xml:space="preserve"> for the same number of students</w:t>
      </w:r>
      <w:ins w:id="702" w:author="ABD" w:date="2024-04-30T20:15:00Z">
        <w:r w:rsidR="00A06104">
          <w:rPr>
            <w:sz w:val="24"/>
          </w:rPr>
          <w:t>,</w:t>
        </w:r>
      </w:ins>
      <w:r w:rsidRPr="00330594">
        <w:rPr>
          <w:sz w:val="24"/>
          <w:rPrChange w:id="703" w:author="ABD" w:date="2024-04-30T20:01:00Z">
            <w:rPr/>
          </w:rPrChange>
        </w:rPr>
        <w:t xml:space="preserve"> </w:t>
      </w:r>
      <w:del w:id="704" w:author="ABD" w:date="2024-04-30T20:15:00Z">
        <w:r w:rsidRPr="00330594" w:rsidDel="007D674E">
          <w:rPr>
            <w:sz w:val="24"/>
            <w:rPrChange w:id="705" w:author="ABD" w:date="2024-04-30T20:01:00Z">
              <w:rPr/>
            </w:rPrChange>
          </w:rPr>
          <w:delText xml:space="preserve">as </w:delText>
        </w:r>
      </w:del>
      <w:ins w:id="706" w:author="ABD" w:date="2024-04-30T20:15:00Z">
        <w:r w:rsidR="007D674E">
          <w:rPr>
            <w:sz w:val="24"/>
          </w:rPr>
          <w:t>compared to</w:t>
        </w:r>
        <w:r w:rsidR="007D674E" w:rsidRPr="00330594">
          <w:rPr>
            <w:sz w:val="24"/>
            <w:rPrChange w:id="707" w:author="ABD" w:date="2024-04-30T20:01:00Z">
              <w:rPr/>
            </w:rPrChange>
          </w:rPr>
          <w:t xml:space="preserve"> </w:t>
        </w:r>
      </w:ins>
      <w:r w:rsidRPr="00330594">
        <w:rPr>
          <w:sz w:val="24"/>
          <w:rPrChange w:id="708" w:author="ABD" w:date="2024-04-30T20:01:00Z">
            <w:rPr/>
          </w:rPrChange>
        </w:rPr>
        <w:t>TPSs</w:t>
      </w:r>
      <w:del w:id="709" w:author="ABD" w:date="2024-04-30T20:15:00Z">
        <w:r w:rsidRPr="00330594" w:rsidDel="007D674E">
          <w:rPr>
            <w:sz w:val="24"/>
            <w:rPrChange w:id="710" w:author="ABD" w:date="2024-04-30T20:01:00Z">
              <w:rPr/>
            </w:rPrChange>
          </w:rPr>
          <w:delText xml:space="preserve"> do</w:delText>
        </w:r>
      </w:del>
      <w:r w:rsidRPr="00330594">
        <w:rPr>
          <w:sz w:val="24"/>
          <w:rPrChange w:id="711" w:author="ABD" w:date="2024-04-30T20:01:00Z">
            <w:rPr/>
          </w:rPrChange>
        </w:rPr>
        <w:t>.</w:t>
      </w:r>
    </w:p>
    <w:p w14:paraId="004B72B6" w14:textId="1BF00F40" w:rsidR="00704A6D" w:rsidRPr="00330594" w:rsidRDefault="00A63FD1">
      <w:pPr>
        <w:pStyle w:val="BodyText"/>
        <w:rPr>
          <w:sz w:val="24"/>
          <w:rPrChange w:id="712" w:author="ABD" w:date="2024-04-30T20:01:00Z">
            <w:rPr/>
          </w:rPrChange>
        </w:rPr>
      </w:pPr>
      <w:r w:rsidRPr="00330594">
        <w:rPr>
          <w:sz w:val="24"/>
          <w:rPrChange w:id="713" w:author="ABD" w:date="2024-04-30T20:01:00Z">
            <w:rPr/>
          </w:rPrChange>
        </w:rPr>
        <w:t>It’s hard to say if legislators in 1992, a decade before the first use of blended learning as we now know it, under</w:t>
      </w:r>
      <w:r w:rsidRPr="00330594">
        <w:rPr>
          <w:sz w:val="24"/>
          <w:rPrChange w:id="714" w:author="ABD" w:date="2024-04-30T20:01:00Z">
            <w:rPr/>
          </w:rPrChange>
        </w:rPr>
        <w:t>stood that the flexibility they were offering charter schools would result in blended learning classrooms. If they did, they exhibited unparalleled foresight. More likely they merely want to give charter schools flexibility in general which would make blen</w:t>
      </w:r>
      <w:r w:rsidRPr="00330594">
        <w:rPr>
          <w:sz w:val="24"/>
          <w:rPrChange w:id="715" w:author="ABD" w:date="2024-04-30T20:01:00Z">
            <w:rPr/>
          </w:rPrChange>
        </w:rPr>
        <w:t xml:space="preserve">ded learning an unintended consequence of the Charter Schools Act. The jury is out on whether blended learning is more than narrowly effective in more than just math and parts of English. </w:t>
      </w:r>
      <w:del w:id="716" w:author="ABD" w:date="2024-04-30T20:16:00Z">
        <w:r w:rsidRPr="00330594" w:rsidDel="007D674E">
          <w:rPr>
            <w:sz w:val="24"/>
            <w:rPrChange w:id="717" w:author="ABD" w:date="2024-04-30T20:01:00Z">
              <w:rPr/>
            </w:rPrChange>
          </w:rPr>
          <w:delText xml:space="preserve">So </w:delText>
        </w:r>
      </w:del>
      <w:ins w:id="718" w:author="ABD" w:date="2024-04-30T20:16:00Z">
        <w:r w:rsidR="007D674E">
          <w:rPr>
            <w:sz w:val="24"/>
          </w:rPr>
          <w:t>As a result,</w:t>
        </w:r>
        <w:r w:rsidR="007D674E" w:rsidRPr="00330594">
          <w:rPr>
            <w:sz w:val="24"/>
            <w:rPrChange w:id="719" w:author="ABD" w:date="2024-04-30T20:01:00Z">
              <w:rPr/>
            </w:rPrChange>
          </w:rPr>
          <w:t xml:space="preserve"> </w:t>
        </w:r>
      </w:ins>
      <w:r w:rsidRPr="00330594">
        <w:rPr>
          <w:sz w:val="24"/>
          <w:rPrChange w:id="720" w:author="ABD" w:date="2024-04-30T20:01:00Z">
            <w:rPr/>
          </w:rPrChange>
        </w:rPr>
        <w:t>it’s hard to decide if blended learning is a Good Thing</w:t>
      </w:r>
      <w:r w:rsidRPr="00330594">
        <w:rPr>
          <w:rFonts w:ascii="Alegreya" w:eastAsia="Alegreya" w:hAnsi="Alegreya" w:cs="Alegreya"/>
          <w:sz w:val="24"/>
          <w:rPrChange w:id="721" w:author="ABD" w:date="2024-04-30T20:01:00Z">
            <w:rPr>
              <w:rFonts w:ascii="Alegreya" w:eastAsia="Alegreya" w:hAnsi="Alegreya" w:cs="Alegreya"/>
            </w:rPr>
          </w:rPrChange>
        </w:rPr>
        <w:t>™</w:t>
      </w:r>
      <w:r w:rsidRPr="00330594">
        <w:rPr>
          <w:sz w:val="24"/>
          <w:rPrChange w:id="722" w:author="ABD" w:date="2024-04-30T20:01:00Z">
            <w:rPr/>
          </w:rPrChange>
        </w:rPr>
        <w:t xml:space="preserve"> or not. </w:t>
      </w:r>
      <w:r w:rsidRPr="00330594">
        <w:rPr>
          <w:sz w:val="24"/>
          <w:rPrChange w:id="723" w:author="ABD" w:date="2024-04-30T20:01:00Z">
            <w:rPr/>
          </w:rPrChange>
        </w:rPr>
        <w:t xml:space="preserve">The experience with virtual charter schools suggests that the blended model is not as effective as </w:t>
      </w:r>
      <w:del w:id="724" w:author="ABD" w:date="2024-04-30T20:16:00Z">
        <w:r w:rsidRPr="00330594" w:rsidDel="007D674E">
          <w:rPr>
            <w:sz w:val="24"/>
            <w:rPrChange w:id="725" w:author="ABD" w:date="2024-04-30T20:01:00Z">
              <w:rPr/>
            </w:rPrChange>
          </w:rPr>
          <w:delText xml:space="preserve">one </w:delText>
        </w:r>
      </w:del>
      <w:r w:rsidRPr="00330594">
        <w:rPr>
          <w:sz w:val="24"/>
          <w:rPrChange w:id="726" w:author="ABD" w:date="2024-04-30T20:01:00Z">
            <w:rPr/>
          </w:rPrChange>
        </w:rPr>
        <w:t xml:space="preserve">might have </w:t>
      </w:r>
      <w:ins w:id="727" w:author="ABD" w:date="2024-04-30T20:16:00Z">
        <w:r w:rsidR="007D674E">
          <w:rPr>
            <w:sz w:val="24"/>
          </w:rPr>
          <w:t xml:space="preserve">been </w:t>
        </w:r>
      </w:ins>
      <w:r w:rsidRPr="00330594">
        <w:rPr>
          <w:sz w:val="24"/>
          <w:rPrChange w:id="728" w:author="ABD" w:date="2024-04-30T20:01:00Z">
            <w:rPr/>
          </w:rPrChange>
        </w:rPr>
        <w:t>hoped.</w:t>
      </w:r>
      <w:r w:rsidRPr="00330594">
        <w:rPr>
          <w:rStyle w:val="FootnoteReference"/>
          <w:sz w:val="24"/>
          <w:rPrChange w:id="729" w:author="ABD" w:date="2024-04-30T20:01:00Z">
            <w:rPr>
              <w:rStyle w:val="FootnoteReference"/>
            </w:rPr>
          </w:rPrChange>
        </w:rPr>
        <w:footnoteReference w:id="20"/>
      </w:r>
      <w:r w:rsidRPr="00330594">
        <w:rPr>
          <w:sz w:val="24"/>
          <w:rPrChange w:id="730" w:author="ABD" w:date="2024-04-30T20:01:00Z">
            <w:rPr/>
          </w:rPrChange>
        </w:rPr>
        <w:t xml:space="preserve"> </w:t>
      </w:r>
    </w:p>
    <w:p w14:paraId="697C7101" w14:textId="77777777" w:rsidR="00704A6D" w:rsidRPr="00330594" w:rsidRDefault="00A63FD1">
      <w:pPr>
        <w:pStyle w:val="Heading2"/>
        <w:rPr>
          <w:sz w:val="24"/>
          <w:szCs w:val="24"/>
          <w:rPrChange w:id="731" w:author="ABD" w:date="2024-04-30T20:01:00Z">
            <w:rPr/>
          </w:rPrChange>
        </w:rPr>
      </w:pPr>
      <w:r w:rsidRPr="00330594">
        <w:rPr>
          <w:sz w:val="24"/>
          <w:szCs w:val="24"/>
          <w:rPrChange w:id="732" w:author="ABD" w:date="2024-04-30T20:01:00Z">
            <w:rPr/>
          </w:rPrChange>
        </w:rPr>
        <w:t>Sweeps</w:t>
      </w:r>
    </w:p>
    <w:p w14:paraId="660818BE" w14:textId="77777777" w:rsidR="00704A6D" w:rsidRPr="00330594" w:rsidRDefault="00A63FD1" w:rsidP="007D674E">
      <w:pPr>
        <w:ind w:firstLine="360"/>
        <w:rPr>
          <w:sz w:val="24"/>
          <w:szCs w:val="24"/>
          <w:rPrChange w:id="733" w:author="ABD" w:date="2024-04-30T20:01:00Z">
            <w:rPr/>
          </w:rPrChange>
        </w:rPr>
        <w:pPrChange w:id="734" w:author="ABD" w:date="2024-04-30T20:16:00Z">
          <w:pPr/>
        </w:pPrChange>
      </w:pPr>
      <w:r w:rsidRPr="00330594">
        <w:rPr>
          <w:sz w:val="24"/>
          <w:szCs w:val="24"/>
          <w:rPrChange w:id="735" w:author="ABD" w:date="2024-04-30T20:01:00Z">
            <w:rPr/>
          </w:rPrChange>
        </w:rPr>
        <w:t>Sweeps are when a charter school sweeps all of their revenue into another organization, either a for-profit educational manag</w:t>
      </w:r>
      <w:r w:rsidRPr="00330594">
        <w:rPr>
          <w:sz w:val="24"/>
          <w:szCs w:val="24"/>
          <w:rPrChange w:id="736" w:author="ABD" w:date="2024-04-30T20:01:00Z">
            <w:rPr/>
          </w:rPrChange>
        </w:rPr>
        <w:t>ement organization (EMO) or a non-profit charter school management organization (CMO), which then completely manages their finances.  In California, since it is illegal for a non-profit (</w:t>
      </w:r>
      <w:proofErr w:type="gramStart"/>
      <w:r w:rsidRPr="00330594">
        <w:rPr>
          <w:sz w:val="24"/>
          <w:szCs w:val="24"/>
          <w:rPrChange w:id="737" w:author="ABD" w:date="2024-04-30T20:01:00Z">
            <w:rPr/>
          </w:rPrChange>
        </w:rPr>
        <w:t>i.e.</w:t>
      </w:r>
      <w:proofErr w:type="gramEnd"/>
      <w:r w:rsidRPr="00330594">
        <w:rPr>
          <w:sz w:val="24"/>
          <w:szCs w:val="24"/>
          <w:rPrChange w:id="738" w:author="ABD" w:date="2024-04-30T20:01:00Z">
            <w:rPr/>
          </w:rPrChange>
        </w:rPr>
        <w:t xml:space="preserve"> Rocketship Education) to transfer assets (i.e. revenue) to an en</w:t>
      </w:r>
      <w:r w:rsidRPr="00330594">
        <w:rPr>
          <w:sz w:val="24"/>
          <w:szCs w:val="24"/>
          <w:rPrChange w:id="739" w:author="ABD" w:date="2024-04-30T20:01:00Z">
            <w:rPr/>
          </w:rPrChange>
        </w:rPr>
        <w:t>tity that is not itself a non-profit, the organization into which all revenue is swept must also be a non-profit; EMOs are not allowed.</w:t>
      </w:r>
      <w:r w:rsidRPr="00330594">
        <w:rPr>
          <w:rStyle w:val="FootnoteReference"/>
          <w:sz w:val="24"/>
          <w:szCs w:val="24"/>
          <w:rPrChange w:id="740" w:author="ABD" w:date="2024-04-30T20:01:00Z">
            <w:rPr>
              <w:rStyle w:val="FootnoteReference"/>
            </w:rPr>
          </w:rPrChange>
        </w:rPr>
        <w:footnoteReference w:id="21"/>
      </w:r>
      <w:r w:rsidRPr="00330594">
        <w:rPr>
          <w:sz w:val="24"/>
          <w:szCs w:val="24"/>
          <w:rPrChange w:id="741" w:author="ABD" w:date="2024-04-30T20:01:00Z">
            <w:rPr/>
          </w:rPrChange>
        </w:rPr>
        <w:t xml:space="preserve"> Sweeps into for-profit EMOs are clearly a way to bypass the requirement that public schools be transparent, and serve </w:t>
      </w:r>
      <w:r w:rsidRPr="00330594">
        <w:rPr>
          <w:sz w:val="24"/>
          <w:szCs w:val="24"/>
          <w:rPrChange w:id="742" w:author="ABD" w:date="2024-04-30T20:01:00Z">
            <w:rPr/>
          </w:rPrChange>
        </w:rPr>
        <w:t>as poster child for how to make money due to an unintended consequence, an oversight in the law.</w:t>
      </w:r>
    </w:p>
    <w:p w14:paraId="5FAA1008" w14:textId="77777777" w:rsidR="00704A6D" w:rsidRPr="00330594" w:rsidRDefault="00A63FD1">
      <w:pPr>
        <w:pStyle w:val="BodyText"/>
        <w:rPr>
          <w:sz w:val="24"/>
          <w:rPrChange w:id="743" w:author="ABD" w:date="2024-04-30T20:01:00Z">
            <w:rPr/>
          </w:rPrChange>
        </w:rPr>
      </w:pPr>
      <w:r w:rsidRPr="00330594">
        <w:rPr>
          <w:sz w:val="24"/>
          <w:rPrChange w:id="744" w:author="ABD" w:date="2024-04-30T20:01:00Z">
            <w:rPr/>
          </w:rPrChange>
        </w:rPr>
        <w:lastRenderedPageBreak/>
        <w:t xml:space="preserve">Rocketship exercises fiscal oversight of its schools through a division, not a separate legal entity, that “is organized to manage, operate, guide, </w:t>
      </w:r>
      <w:r w:rsidRPr="00330594">
        <w:rPr>
          <w:sz w:val="24"/>
          <w:rPrChange w:id="745" w:author="ABD" w:date="2024-04-30T20:01:00Z">
            <w:rPr/>
          </w:rPrChange>
        </w:rPr>
        <w:t>direct, and promote a network of public elementary charter schools” (CliftonLarsonAllen, 2022). Rocketship Support Network (RSN), but does not sweep its revenues into RSN. Instead RSN charges management and facility fees that come to 35% of a school’s reve</w:t>
      </w:r>
      <w:r w:rsidRPr="00330594">
        <w:rPr>
          <w:sz w:val="24"/>
          <w:rPrChange w:id="746" w:author="ABD" w:date="2024-04-30T20:01:00Z">
            <w:rPr/>
          </w:rPrChange>
        </w:rPr>
        <w:t>nue and functions much like a franchisor with individual schools as franchisees. Although Rocketship does not sweep its revenues into another organization, its corporate structure is nothing like what charter school law envisioned.</w:t>
      </w:r>
    </w:p>
    <w:p w14:paraId="1A35E909" w14:textId="77777777" w:rsidR="00704A6D" w:rsidRPr="00330594" w:rsidRDefault="00A63FD1">
      <w:pPr>
        <w:pStyle w:val="BodyText"/>
        <w:rPr>
          <w:sz w:val="24"/>
          <w:rPrChange w:id="747" w:author="ABD" w:date="2024-04-30T20:01:00Z">
            <w:rPr/>
          </w:rPrChange>
        </w:rPr>
      </w:pPr>
      <w:r w:rsidRPr="00330594">
        <w:rPr>
          <w:sz w:val="24"/>
          <w:rPrChange w:id="748" w:author="ABD" w:date="2024-04-30T20:01:00Z">
            <w:rPr/>
          </w:rPrChange>
        </w:rPr>
        <w:t>Each Rocketship school i</w:t>
      </w:r>
      <w:r w:rsidRPr="00330594">
        <w:rPr>
          <w:sz w:val="24"/>
          <w:rPrChange w:id="749" w:author="ABD" w:date="2024-04-30T20:01:00Z">
            <w:rPr/>
          </w:rPrChange>
        </w:rPr>
        <w:t>s its own LLC, and there is a corresponding LLC which owns that school’s facilities. All the facilities LLCs are owned by a 509(a)(3) supporting charity called Launchpad Development Company whose only purpose is to own the facility LLCs. Rocketship Educati</w:t>
      </w:r>
      <w:r w:rsidRPr="00330594">
        <w:rPr>
          <w:sz w:val="24"/>
          <w:rPrChange w:id="750" w:author="ABD" w:date="2024-04-30T20:01:00Z">
            <w:rPr/>
          </w:rPrChange>
        </w:rPr>
        <w:t xml:space="preserve">on owns all the school LLCs and Launchpad Development Company. Rocketship is a 501(c)(3) non-profit, public benefit corporation, as are all of the LLCs. </w:t>
      </w:r>
    </w:p>
    <w:p w14:paraId="40B4B7E8" w14:textId="37606920" w:rsidR="00704A6D" w:rsidRPr="007C4A99" w:rsidRDefault="00A63FD1" w:rsidP="007C4A99">
      <w:pPr>
        <w:pStyle w:val="BodyText"/>
        <w:ind w:firstLine="0"/>
        <w:rPr>
          <w:sz w:val="24"/>
        </w:rPr>
        <w:pPrChange w:id="751" w:author="ABD" w:date="2024-04-30T20:18:00Z">
          <w:pPr>
            <w:pStyle w:val="BodyText"/>
          </w:pPr>
        </w:pPrChange>
      </w:pPr>
      <w:r w:rsidRPr="00330594">
        <w:rPr>
          <w:sz w:val="24"/>
          <w:rPrChange w:id="752" w:author="ABD" w:date="2024-04-30T20:01:00Z">
            <w:rPr/>
          </w:rPrChange>
        </w:rPr>
        <w:t>The purpose of this corporate organization is to insulate each school from all other schools, to insul</w:t>
      </w:r>
      <w:r w:rsidRPr="00330594">
        <w:rPr>
          <w:sz w:val="24"/>
          <w:rPrChange w:id="753" w:author="ABD" w:date="2024-04-30T20:01:00Z">
            <w:rPr/>
          </w:rPrChange>
        </w:rPr>
        <w:t>ate Rocketship Education, the parent company, from any real estate liability, but to allow one entity, not Rocketship Education, but Launchpad Development Company, to be responsible for all real estate.</w:t>
      </w:r>
      <w:ins w:id="754" w:author="ABD" w:date="2024-04-30T20:19:00Z">
        <w:r w:rsidR="007C4A99">
          <w:rPr>
            <w:sz w:val="24"/>
          </w:rPr>
          <w:t xml:space="preserve"> </w:t>
        </w:r>
      </w:ins>
      <w:r w:rsidRPr="007C4A99">
        <w:rPr>
          <w:sz w:val="24"/>
        </w:rPr>
        <w:t>Since Rocketship doesn’t seem interested in hiding a</w:t>
      </w:r>
      <w:r w:rsidRPr="007C4A99">
        <w:rPr>
          <w:sz w:val="24"/>
        </w:rPr>
        <w:t>nything (all of its financial statements were at one time available on its web site), there isn’t any reason for a sweep into a for-profit EMO.</w:t>
      </w:r>
    </w:p>
    <w:p w14:paraId="70002495" w14:textId="77777777" w:rsidR="00704A6D" w:rsidRPr="007C4A99" w:rsidRDefault="00A63FD1">
      <w:pPr>
        <w:pStyle w:val="Heading2"/>
        <w:rPr>
          <w:sz w:val="24"/>
          <w:szCs w:val="24"/>
        </w:rPr>
      </w:pPr>
      <w:r w:rsidRPr="007C4A99">
        <w:rPr>
          <w:sz w:val="24"/>
          <w:szCs w:val="24"/>
        </w:rPr>
        <w:t>Fraud</w:t>
      </w:r>
    </w:p>
    <w:p w14:paraId="50885825" w14:textId="01158002" w:rsidR="00704A6D" w:rsidRPr="007C4A99" w:rsidRDefault="00A63FD1" w:rsidP="007C4A99">
      <w:pPr>
        <w:ind w:firstLine="360"/>
        <w:rPr>
          <w:sz w:val="24"/>
          <w:szCs w:val="24"/>
        </w:rPr>
        <w:pPrChange w:id="755" w:author="ABD" w:date="2024-04-30T20:19:00Z">
          <w:pPr/>
        </w:pPrChange>
      </w:pPr>
      <w:r w:rsidRPr="007C4A99">
        <w:rPr>
          <w:sz w:val="24"/>
          <w:szCs w:val="24"/>
        </w:rPr>
        <w:t>Whenever large amounts of money are available from the government to fund programs, the possibility of fra</w:t>
      </w:r>
      <w:r w:rsidRPr="007C4A99">
        <w:rPr>
          <w:sz w:val="24"/>
          <w:szCs w:val="24"/>
        </w:rPr>
        <w:t>ud exists. For example, in 2018, the national, non-profit advocacy group In the Public Interest published</w:t>
      </w:r>
      <w:r w:rsidRPr="007C4A99">
        <w:rPr>
          <w:i/>
          <w:iCs/>
          <w:sz w:val="24"/>
          <w:szCs w:val="24"/>
        </w:rPr>
        <w:t xml:space="preserve"> Fraud and waste in California’s charter schools</w:t>
      </w:r>
      <w:r w:rsidRPr="007C4A99">
        <w:rPr>
          <w:sz w:val="24"/>
          <w:szCs w:val="24"/>
        </w:rPr>
        <w:t xml:space="preserve"> (In the Public Interest, 2018) which cataloged over 30 cases of fraud and waste from 1997</w:t>
      </w:r>
      <w:r w:rsidRPr="007C4A99">
        <w:rPr>
          <w:rFonts w:ascii="Alegreya" w:eastAsia="Alegreya" w:hAnsi="Alegreya" w:cs="Alegreya"/>
          <w:sz w:val="24"/>
          <w:szCs w:val="24"/>
        </w:rPr>
        <w:t>–2017 that co</w:t>
      </w:r>
      <w:r w:rsidRPr="007C4A99">
        <w:rPr>
          <w:rFonts w:ascii="Alegreya" w:eastAsia="Alegreya" w:hAnsi="Alegreya" w:cs="Alegreya"/>
          <w:sz w:val="24"/>
          <w:szCs w:val="24"/>
        </w:rPr>
        <w:t>st taxpayers more $150M. Since in 11 of the cases, the amount of the fraud couldn’t be determined, the actual amount is certainly much greater than $</w:t>
      </w:r>
      <w:del w:id="756" w:author="ABD" w:date="2024-04-30T20:19:00Z">
        <w:r w:rsidRPr="007C4A99" w:rsidDel="004B7EF2">
          <w:rPr>
            <w:rFonts w:ascii="Alegreya" w:eastAsia="Alegreya" w:hAnsi="Alegreya" w:cs="Alegreya"/>
            <w:sz w:val="24"/>
            <w:szCs w:val="24"/>
          </w:rPr>
          <w:delText xml:space="preserve">15oM </w:delText>
        </w:r>
      </w:del>
      <w:ins w:id="757" w:author="ABD" w:date="2024-04-30T20:19:00Z">
        <w:r w:rsidR="004B7EF2" w:rsidRPr="007C4A99">
          <w:rPr>
            <w:rFonts w:ascii="Alegreya" w:eastAsia="Alegreya" w:hAnsi="Alegreya" w:cs="Alegreya"/>
            <w:sz w:val="24"/>
            <w:szCs w:val="24"/>
          </w:rPr>
          <w:t>15</w:t>
        </w:r>
        <w:r w:rsidR="004B7EF2">
          <w:rPr>
            <w:rFonts w:ascii="Alegreya" w:eastAsia="Alegreya" w:hAnsi="Alegreya" w:cs="Alegreya"/>
            <w:sz w:val="24"/>
            <w:szCs w:val="24"/>
          </w:rPr>
          <w:t>0</w:t>
        </w:r>
        <w:r w:rsidR="004B7EF2" w:rsidRPr="007C4A99">
          <w:rPr>
            <w:rFonts w:ascii="Alegreya" w:eastAsia="Alegreya" w:hAnsi="Alegreya" w:cs="Alegreya"/>
            <w:sz w:val="24"/>
            <w:szCs w:val="24"/>
          </w:rPr>
          <w:t xml:space="preserve">M </w:t>
        </w:r>
      </w:ins>
      <w:r w:rsidRPr="007C4A99">
        <w:rPr>
          <w:rFonts w:ascii="Alegreya" w:eastAsia="Alegreya" w:hAnsi="Alegreya" w:cs="Alegreya"/>
          <w:sz w:val="24"/>
          <w:szCs w:val="24"/>
        </w:rPr>
        <w:t>that was discovered. In 2019, a massive $400M fraud was uncovered in the A3 Charter School case in San</w:t>
      </w:r>
      <w:r w:rsidRPr="007C4A99">
        <w:rPr>
          <w:rFonts w:ascii="Alegreya" w:eastAsia="Alegreya" w:hAnsi="Alegreya" w:cs="Alegreya"/>
          <w:sz w:val="24"/>
          <w:szCs w:val="24"/>
        </w:rPr>
        <w:t xml:space="preserve"> Diego (Taketa, </w:t>
      </w:r>
      <w:r w:rsidRPr="007C4A99">
        <w:rPr>
          <w:rFonts w:ascii="Alegreya" w:eastAsia="Alegreya" w:hAnsi="Alegreya" w:cs="Alegreya"/>
          <w:sz w:val="24"/>
          <w:szCs w:val="24"/>
        </w:rPr>
        <w:lastRenderedPageBreak/>
        <w:t>2021). Eventually, two people pleaded guilty and are returning $210M (Sierra, 2021).</w:t>
      </w:r>
    </w:p>
    <w:p w14:paraId="19AA7290" w14:textId="30DC8CA4" w:rsidR="00704A6D" w:rsidRPr="007C4A99" w:rsidRDefault="00A63FD1">
      <w:pPr>
        <w:pStyle w:val="BodyText"/>
        <w:rPr>
          <w:sz w:val="24"/>
        </w:rPr>
      </w:pPr>
      <w:r w:rsidRPr="007C4A99">
        <w:rPr>
          <w:sz w:val="24"/>
        </w:rPr>
        <w:t>This last instance of fraud triggered the</w:t>
      </w:r>
      <w:del w:id="758" w:author="ABD" w:date="2024-04-30T20:19:00Z">
        <w:r w:rsidRPr="007C4A99" w:rsidDel="004B7EF2">
          <w:rPr>
            <w:sz w:val="24"/>
          </w:rPr>
          <w:delText xml:space="preserve"> the</w:delText>
        </w:r>
      </w:del>
      <w:r w:rsidRPr="007C4A99">
        <w:rPr>
          <w:sz w:val="24"/>
        </w:rPr>
        <w:t xml:space="preserve"> California Charter Authorizing Professionals (CCAP) to convene an Anti-Fraud Task Force to make recommendatio</w:t>
      </w:r>
      <w:r w:rsidRPr="007C4A99">
        <w:rPr>
          <w:sz w:val="24"/>
        </w:rPr>
        <w:t>ns that would address a potential loss of trust in charter schools. The report was issued in April 2024 (Patterson &amp; Hutton, 2024) and made 20 separate recommendations that fell into three groups: preventing &amp; detecting fraud, getting help when fraud has b</w:t>
      </w:r>
      <w:r w:rsidRPr="007C4A99">
        <w:rPr>
          <w:sz w:val="24"/>
        </w:rPr>
        <w:t xml:space="preserve">een detected, and going beyond best practices (p. 8). </w:t>
      </w:r>
    </w:p>
    <w:p w14:paraId="3AF9C01A" w14:textId="77777777" w:rsidR="00704A6D" w:rsidRPr="007C4A99" w:rsidRDefault="00A63FD1">
      <w:pPr>
        <w:pStyle w:val="BodyText"/>
        <w:rPr>
          <w:sz w:val="24"/>
        </w:rPr>
      </w:pPr>
      <w:proofErr w:type="gramStart"/>
      <w:r w:rsidRPr="007C4A99">
        <w:rPr>
          <w:sz w:val="24"/>
        </w:rPr>
        <w:t>Of  course</w:t>
      </w:r>
      <w:proofErr w:type="gramEnd"/>
      <w:r w:rsidRPr="007C4A99">
        <w:rPr>
          <w:sz w:val="24"/>
        </w:rPr>
        <w:t xml:space="preserve"> California legislators do not intend fraud, especially on such a massive scale as A3, yet the Legislature has had a number of opportunities to address fraud, but has done so only with mixed </w:t>
      </w:r>
      <w:r w:rsidRPr="007C4A99">
        <w:rPr>
          <w:sz w:val="24"/>
        </w:rPr>
        <w:t>success. AB1316 did not pass in 2021. AB406 passed in 2018. AB913 passed in 2014 but was vetoed by Governor Jerry Brown.</w:t>
      </w:r>
    </w:p>
    <w:p w14:paraId="1A4B6B5B" w14:textId="77777777" w:rsidR="00704A6D" w:rsidRPr="007C4A99" w:rsidRDefault="00A63FD1">
      <w:pPr>
        <w:pStyle w:val="BodyText"/>
        <w:rPr>
          <w:sz w:val="24"/>
        </w:rPr>
      </w:pPr>
      <w:r w:rsidRPr="007C4A99">
        <w:rPr>
          <w:sz w:val="24"/>
        </w:rPr>
        <w:t xml:space="preserve">Fundamentally, charter schools in California have been set up with the assumption that everyone is honest, has good intentions, and is </w:t>
      </w:r>
      <w:r w:rsidRPr="007C4A99">
        <w:rPr>
          <w:sz w:val="24"/>
        </w:rPr>
        <w:t>dedicated to serving the public good. As such, the original charter school law paid scant attention to the damage that bad actors could do. There is just one mention of finances, and that’s to require the initial petition to describe how an annual financia</w:t>
      </w:r>
      <w:r w:rsidRPr="007C4A99">
        <w:rPr>
          <w:sz w:val="24"/>
        </w:rPr>
        <w:t>l audit is to be performed. Subsequent legislation has tightened oversight, transparency, and auditing, but as A3 Charter Schools has shown, not enough. Despite the known fraud and the legislature’s inability to pass legislation to address fraud, it’s fair</w:t>
      </w:r>
      <w:r w:rsidRPr="007C4A99">
        <w:rPr>
          <w:sz w:val="24"/>
        </w:rPr>
        <w:t xml:space="preserve"> to say that the extent of fraud in charter schools has been a glaring unintended consequence of charter school law.</w:t>
      </w:r>
    </w:p>
    <w:p w14:paraId="5A624797" w14:textId="77777777" w:rsidR="00704A6D" w:rsidRPr="007C4A99" w:rsidRDefault="00A63FD1">
      <w:pPr>
        <w:pStyle w:val="BodyText"/>
        <w:rPr>
          <w:sz w:val="24"/>
        </w:rPr>
      </w:pPr>
      <w:r w:rsidRPr="007C4A99">
        <w:rPr>
          <w:sz w:val="24"/>
        </w:rPr>
        <w:t>Rocketship has been the recipient of letters from the California Department of Education about late reporting, inaccurate enrollment counts</w:t>
      </w:r>
      <w:r w:rsidRPr="007C4A99">
        <w:rPr>
          <w:sz w:val="24"/>
        </w:rPr>
        <w:t>, inadequate teacher credentialing, but not for fraud. Nor has an examination of Rocketship’s financial statements from 2006</w:t>
      </w:r>
      <w:r w:rsidRPr="007C4A99">
        <w:rPr>
          <w:rFonts w:ascii="Alegreya" w:eastAsia="Alegreya" w:hAnsi="Alegreya" w:cs="Alegreya"/>
          <w:sz w:val="24"/>
        </w:rPr>
        <w:t>–</w:t>
      </w:r>
      <w:r w:rsidRPr="007C4A99">
        <w:rPr>
          <w:sz w:val="24"/>
        </w:rPr>
        <w:t>2022 revealed any fraudulent activity. There are some questionable travel expenses, $7M worth, but no red flags.</w:t>
      </w:r>
    </w:p>
    <w:p w14:paraId="07615B47" w14:textId="77777777" w:rsidR="00704A6D" w:rsidRPr="007C4A99" w:rsidRDefault="00A63FD1">
      <w:pPr>
        <w:pStyle w:val="Heading1"/>
        <w:rPr>
          <w:sz w:val="24"/>
          <w:szCs w:val="24"/>
        </w:rPr>
      </w:pPr>
      <w:r w:rsidRPr="007C4A99">
        <w:rPr>
          <w:sz w:val="24"/>
          <w:szCs w:val="24"/>
        </w:rPr>
        <w:t>Conclusion and Pol</w:t>
      </w:r>
      <w:r w:rsidRPr="007C4A99">
        <w:rPr>
          <w:sz w:val="24"/>
          <w:szCs w:val="24"/>
        </w:rPr>
        <w:t>icy Recommendations</w:t>
      </w:r>
    </w:p>
    <w:p w14:paraId="3CF76A17" w14:textId="77777777" w:rsidR="00704A6D" w:rsidRPr="007C4A99" w:rsidRDefault="00A63FD1">
      <w:pPr>
        <w:rPr>
          <w:sz w:val="24"/>
          <w:szCs w:val="24"/>
        </w:rPr>
      </w:pPr>
      <w:r w:rsidRPr="007C4A99">
        <w:rPr>
          <w:sz w:val="24"/>
          <w:szCs w:val="24"/>
        </w:rPr>
        <w:t xml:space="preserve">Charter schools today don’t look like anything the California Legislature envisioned in 1992 when they passed the nation’s second charter school law. Virtual charter </w:t>
      </w:r>
      <w:r w:rsidRPr="007C4A99">
        <w:rPr>
          <w:sz w:val="24"/>
          <w:szCs w:val="24"/>
        </w:rPr>
        <w:lastRenderedPageBreak/>
        <w:t>schools, charter management organizations, complex real estate financi</w:t>
      </w:r>
      <w:r w:rsidRPr="007C4A99">
        <w:rPr>
          <w:sz w:val="24"/>
          <w:szCs w:val="24"/>
        </w:rPr>
        <w:t>ng, tax credits, multi-state expansion are all new to the charter school sector. No charter supported in the 1990’s thought that we would have charter school chains with complicated organizational structures where schools would pay themselves rent for faci</w:t>
      </w:r>
      <w:r w:rsidRPr="007C4A99">
        <w:rPr>
          <w:sz w:val="24"/>
          <w:szCs w:val="24"/>
        </w:rPr>
        <w:t>lities that they were buying using bonds floated in national markets. Charter schools took off in a direction not envision at all and almost everything about charters in an unintended consequence. Charters should have been centers of innovation, run by tea</w:t>
      </w:r>
      <w:r w:rsidRPr="007C4A99">
        <w:rPr>
          <w:sz w:val="24"/>
          <w:szCs w:val="24"/>
        </w:rPr>
        <w:t xml:space="preserve">chers, within and cooperating with TPSs. </w:t>
      </w:r>
      <w:proofErr w:type="gramStart"/>
      <w:r w:rsidRPr="007C4A99">
        <w:rPr>
          <w:sz w:val="24"/>
          <w:szCs w:val="24"/>
        </w:rPr>
        <w:t>Instead</w:t>
      </w:r>
      <w:proofErr w:type="gramEnd"/>
      <w:r w:rsidRPr="007C4A99">
        <w:rPr>
          <w:sz w:val="24"/>
          <w:szCs w:val="24"/>
        </w:rPr>
        <w:t xml:space="preserve"> we have charters locked in an unhealthy, competitive relationship with TPSs.</w:t>
      </w:r>
    </w:p>
    <w:p w14:paraId="7AADD024" w14:textId="5E10ACF0" w:rsidR="00704A6D" w:rsidRPr="007C4A99" w:rsidRDefault="00A63FD1">
      <w:pPr>
        <w:pStyle w:val="BodyText"/>
        <w:rPr>
          <w:sz w:val="24"/>
        </w:rPr>
      </w:pPr>
      <w:r w:rsidRPr="007C4A99">
        <w:rPr>
          <w:sz w:val="24"/>
        </w:rPr>
        <w:t>Rocketship, with the way they’ve structured themselves, with their pedagogy which uses a blended model of learning, and with their</w:t>
      </w:r>
      <w:r w:rsidRPr="007C4A99">
        <w:rPr>
          <w:sz w:val="24"/>
        </w:rPr>
        <w:t xml:space="preserve"> use of a variety of sophisticated real estate funding sources, has exploited the corners of charter school law in a way that does not seem</w:t>
      </w:r>
      <w:del w:id="759" w:author="ABD" w:date="2024-04-30T20:21:00Z">
        <w:r w:rsidRPr="007C4A99" w:rsidDel="006C5BD7">
          <w:rPr>
            <w:sz w:val="24"/>
          </w:rPr>
          <w:delText>ed</w:delText>
        </w:r>
      </w:del>
      <w:r w:rsidRPr="007C4A99">
        <w:rPr>
          <w:sz w:val="24"/>
        </w:rPr>
        <w:t xml:space="preserve"> designed to enhance the education of their students. </w:t>
      </w:r>
      <w:ins w:id="760" w:author="ABD" w:date="2024-04-30T20:21:00Z">
        <w:r w:rsidR="002F5382">
          <w:rPr>
            <w:sz w:val="24"/>
          </w:rPr>
          <w:t xml:space="preserve">As an </w:t>
        </w:r>
      </w:ins>
      <w:ins w:id="761" w:author="ABD" w:date="2024-04-30T20:22:00Z">
        <w:r w:rsidR="002F5382">
          <w:rPr>
            <w:sz w:val="24"/>
          </w:rPr>
          <w:t>outside viewer, it</w:t>
        </w:r>
      </w:ins>
      <w:del w:id="762" w:author="ABD" w:date="2024-04-30T20:22:00Z">
        <w:r w:rsidRPr="007C4A99" w:rsidDel="002F5382">
          <w:rPr>
            <w:sz w:val="24"/>
          </w:rPr>
          <w:delText>I</w:delText>
        </w:r>
        <w:r w:rsidRPr="007C4A99" w:rsidDel="002F5382">
          <w:rPr>
            <w:sz w:val="24"/>
          </w:rPr>
          <w:delText>t</w:delText>
        </w:r>
      </w:del>
      <w:r w:rsidRPr="007C4A99">
        <w:rPr>
          <w:sz w:val="24"/>
        </w:rPr>
        <w:t xml:space="preserve"> </w:t>
      </w:r>
      <w:del w:id="763" w:author="ABD" w:date="2024-04-30T20:22:00Z">
        <w:r w:rsidRPr="007C4A99" w:rsidDel="00B906E2">
          <w:rPr>
            <w:sz w:val="24"/>
          </w:rPr>
          <w:delText xml:space="preserve">feels </w:delText>
        </w:r>
      </w:del>
      <w:proofErr w:type="spellStart"/>
      <w:ins w:id="764" w:author="ABD" w:date="2024-04-30T20:22:00Z">
        <w:r w:rsidR="00B906E2">
          <w:rPr>
            <w:sz w:val="24"/>
          </w:rPr>
          <w:t>apears</w:t>
        </w:r>
        <w:proofErr w:type="spellEnd"/>
        <w:r w:rsidR="00B906E2" w:rsidRPr="007C4A99">
          <w:rPr>
            <w:sz w:val="24"/>
          </w:rPr>
          <w:t xml:space="preserve"> </w:t>
        </w:r>
      </w:ins>
      <w:r w:rsidRPr="007C4A99">
        <w:rPr>
          <w:sz w:val="24"/>
        </w:rPr>
        <w:t>as if their students are merely a means to make mone</w:t>
      </w:r>
      <w:r w:rsidRPr="007C4A99">
        <w:rPr>
          <w:sz w:val="24"/>
        </w:rPr>
        <w:t>y, and that notion is completely foreign to what charter schools are supposed to do. The question is how to restructure charter schools so that their primary purpose is education, or how to change incentives so they are less concerned with making money and</w:t>
      </w:r>
      <w:r w:rsidRPr="007C4A99">
        <w:rPr>
          <w:sz w:val="24"/>
        </w:rPr>
        <w:t xml:space="preserve"> much more concerned with educating children. </w:t>
      </w:r>
    </w:p>
    <w:p w14:paraId="7916E278" w14:textId="77777777" w:rsidR="00704A6D" w:rsidRPr="007C4A99" w:rsidRDefault="00A63FD1">
      <w:pPr>
        <w:pStyle w:val="BodyText"/>
        <w:rPr>
          <w:sz w:val="24"/>
        </w:rPr>
      </w:pPr>
      <w:r w:rsidRPr="007C4A99">
        <w:rPr>
          <w:sz w:val="24"/>
        </w:rPr>
        <w:t>In any proposal to restructure charter schools, one must try to anticipate consequence so they don’t become unintended consequences. Of course, there are always going to be unintended consequences, but if they</w:t>
      </w:r>
      <w:r w:rsidRPr="007C4A99">
        <w:rPr>
          <w:sz w:val="24"/>
        </w:rPr>
        <w:t xml:space="preserve"> are minor compared to what triggered them, they can be deemed acceptable. </w:t>
      </w:r>
    </w:p>
    <w:p w14:paraId="7DFB1D49" w14:textId="77777777" w:rsidR="00704A6D" w:rsidRPr="007C4A99" w:rsidRDefault="00A63FD1">
      <w:pPr>
        <w:pStyle w:val="BodyText"/>
        <w:rPr>
          <w:sz w:val="24"/>
        </w:rPr>
      </w:pPr>
      <w:r w:rsidRPr="007C4A99">
        <w:rPr>
          <w:sz w:val="24"/>
        </w:rPr>
        <w:t xml:space="preserve">A first step would be to require charter schools to mirror the structure of every public school district in California: a single entity owns all assets. Charter schools could own, </w:t>
      </w:r>
      <w:r w:rsidRPr="007C4A99">
        <w:rPr>
          <w:sz w:val="24"/>
        </w:rPr>
        <w:t xml:space="preserve">like public school districts, their own facilities, but they would, just like public </w:t>
      </w:r>
      <w:proofErr w:type="gramStart"/>
      <w:r w:rsidRPr="007C4A99">
        <w:rPr>
          <w:sz w:val="24"/>
        </w:rPr>
        <w:t>schools</w:t>
      </w:r>
      <w:proofErr w:type="gramEnd"/>
      <w:r w:rsidRPr="007C4A99">
        <w:rPr>
          <w:sz w:val="24"/>
        </w:rPr>
        <w:t xml:space="preserve"> districts, have to ask voters for approval for a bond measure to finance the acquisition and construction of school facilities. No doubt, charter schools would obj</w:t>
      </w:r>
      <w:r w:rsidRPr="007C4A99">
        <w:rPr>
          <w:sz w:val="24"/>
        </w:rPr>
        <w:t xml:space="preserve">ect that voters would never do this, but that’s the point: right now, voters pay for facilities that they had no say in financing. Another consequence of mandating a single </w:t>
      </w:r>
      <w:r w:rsidRPr="007C4A99">
        <w:rPr>
          <w:sz w:val="24"/>
        </w:rPr>
        <w:lastRenderedPageBreak/>
        <w:t>ownership structure would be that charter schools would be more likely to ask publi</w:t>
      </w:r>
      <w:r w:rsidRPr="007C4A99">
        <w:rPr>
          <w:sz w:val="24"/>
        </w:rPr>
        <w:t>c school districts for reasonably equivalent facilities. Currently, if districts don’t have unused space, they must create space to accommodate charter school students. However, this is a statutory requirement and can be changed by the Legislature.</w:t>
      </w:r>
    </w:p>
    <w:p w14:paraId="259F77ED" w14:textId="77777777" w:rsidR="00704A6D" w:rsidRPr="00330594" w:rsidRDefault="00A63FD1">
      <w:pPr>
        <w:pStyle w:val="BodyText"/>
        <w:rPr>
          <w:sz w:val="24"/>
          <w:rPrChange w:id="765" w:author="ABD" w:date="2024-04-30T20:01:00Z">
            <w:rPr/>
          </w:rPrChange>
        </w:rPr>
      </w:pPr>
      <w:r w:rsidRPr="007C4A99">
        <w:rPr>
          <w:sz w:val="24"/>
        </w:rPr>
        <w:t>If char</w:t>
      </w:r>
      <w:r w:rsidRPr="007C4A99">
        <w:rPr>
          <w:sz w:val="24"/>
        </w:rPr>
        <w:t>ter schools chose to lease facilities, they should be required to lease only from truly unrelated entities. At no point in an ownership chain should a charter school operator, administrator, relative thereof, have a beneficial ownership in an entity in the</w:t>
      </w:r>
      <w:r w:rsidRPr="007C4A99">
        <w:rPr>
          <w:sz w:val="24"/>
        </w:rPr>
        <w:t xml:space="preserve"> ownership chain.</w:t>
      </w:r>
      <w:r w:rsidRPr="00330594">
        <w:rPr>
          <w:rStyle w:val="FootnoteReference"/>
          <w:sz w:val="24"/>
          <w:rPrChange w:id="766" w:author="ABD" w:date="2024-04-30T20:01:00Z">
            <w:rPr>
              <w:rStyle w:val="FootnoteReference"/>
            </w:rPr>
          </w:rPrChange>
        </w:rPr>
        <w:footnoteReference w:id="22"/>
      </w:r>
      <w:r w:rsidRPr="00330594">
        <w:rPr>
          <w:sz w:val="24"/>
          <w:rPrChange w:id="767" w:author="ABD" w:date="2024-04-30T20:01:00Z">
            <w:rPr/>
          </w:rPrChange>
        </w:rPr>
        <w:t xml:space="preserve"> (Beneficial ownership is broader than controlling interest.)</w:t>
      </w:r>
    </w:p>
    <w:p w14:paraId="71C8830E" w14:textId="3136DD4A" w:rsidR="00704A6D" w:rsidRPr="00330594" w:rsidRDefault="00A63FD1">
      <w:pPr>
        <w:pStyle w:val="BodyText"/>
        <w:rPr>
          <w:sz w:val="24"/>
          <w:rPrChange w:id="768" w:author="ABD" w:date="2024-04-30T20:01:00Z">
            <w:rPr/>
          </w:rPrChange>
        </w:rPr>
      </w:pPr>
      <w:r w:rsidRPr="00330594">
        <w:rPr>
          <w:sz w:val="24"/>
          <w:rPrChange w:id="769" w:author="ABD" w:date="2024-04-30T20:01:00Z">
            <w:rPr/>
          </w:rPrChange>
        </w:rPr>
        <w:t>Another change should be to implement into law all the recommendations of the</w:t>
      </w:r>
      <w:del w:id="770" w:author="ABD" w:date="2024-04-30T20:23:00Z">
        <w:r w:rsidRPr="00330594" w:rsidDel="00400BB8">
          <w:rPr>
            <w:sz w:val="24"/>
            <w:rPrChange w:id="771" w:author="ABD" w:date="2024-04-30T20:01:00Z">
              <w:rPr/>
            </w:rPrChange>
          </w:rPr>
          <w:delText xml:space="preserve"> the</w:delText>
        </w:r>
      </w:del>
      <w:r w:rsidRPr="00330594">
        <w:rPr>
          <w:sz w:val="24"/>
          <w:rPrChange w:id="772" w:author="ABD" w:date="2024-04-30T20:01:00Z">
            <w:rPr/>
          </w:rPrChange>
        </w:rPr>
        <w:t xml:space="preserve"> CCAP Anti-Fraud Task Force with the addition of making any person who works in a charter scho</w:t>
      </w:r>
      <w:r w:rsidRPr="00330594">
        <w:rPr>
          <w:sz w:val="24"/>
          <w:rPrChange w:id="773" w:author="ABD" w:date="2024-04-30T20:01:00Z">
            <w:rPr/>
          </w:rPrChange>
        </w:rPr>
        <w:t>ol, or has a financial interest in a charter school, be a mandated fraud reported, just like a person in contact with children in public schools is a mandated child abuse reporter. This would make failing to report a fraud or a suspected fraud a crime.</w:t>
      </w:r>
    </w:p>
    <w:p w14:paraId="3458A6A0" w14:textId="77777777" w:rsidR="00704A6D" w:rsidRPr="00330594" w:rsidRDefault="00A63FD1">
      <w:pPr>
        <w:pStyle w:val="BodyText"/>
        <w:rPr>
          <w:sz w:val="24"/>
          <w:rPrChange w:id="774" w:author="ABD" w:date="2024-04-30T20:01:00Z">
            <w:rPr/>
          </w:rPrChange>
        </w:rPr>
      </w:pPr>
      <w:r w:rsidRPr="00330594">
        <w:rPr>
          <w:sz w:val="24"/>
          <w:rPrChange w:id="775" w:author="ABD" w:date="2024-04-30T20:01:00Z">
            <w:rPr/>
          </w:rPrChange>
        </w:rPr>
        <w:t xml:space="preserve">An </w:t>
      </w:r>
      <w:r w:rsidRPr="00330594">
        <w:rPr>
          <w:sz w:val="24"/>
          <w:rPrChange w:id="776" w:author="ABD" w:date="2024-04-30T20:01:00Z">
            <w:rPr/>
          </w:rPrChange>
        </w:rPr>
        <w:t>area in which the CCAP Anti-Fraud Task Force did not make a recommendation is when a Californian charter school or CMO funds an expansion into another state. The reason this is problematic is that whenever Californian taxpayer money leaves California, it i</w:t>
      </w:r>
      <w:r w:rsidRPr="00330594">
        <w:rPr>
          <w:sz w:val="24"/>
          <w:rPrChange w:id="777" w:author="ABD" w:date="2024-04-30T20:01:00Z">
            <w:rPr/>
          </w:rPrChange>
        </w:rPr>
        <w:t>s no longer subject to California law and regulation. For example, in the 2013-14 school year, Rocketship’s first school out-of-state school was granted $1.1M and loaned $650K to support operations of Rocketship’s Southside Community Prep charter school in</w:t>
      </w:r>
      <w:r w:rsidRPr="00330594">
        <w:rPr>
          <w:sz w:val="24"/>
          <w:rPrChange w:id="778" w:author="ABD" w:date="2024-04-30T20:01:00Z">
            <w:rPr/>
          </w:rPrChange>
        </w:rPr>
        <w:t xml:space="preserve"> Milwaukee, WI. In some form or fashion, all or part of this money comes from Californian taxpayers and is no longer under the purvey of authorities in California. The law in California should be changed either to allow equivalent access to out-of-state ch</w:t>
      </w:r>
      <w:r w:rsidRPr="00330594">
        <w:rPr>
          <w:sz w:val="24"/>
          <w:rPrChange w:id="779" w:author="ABD" w:date="2024-04-30T20:01:00Z">
            <w:rPr/>
          </w:rPrChange>
        </w:rPr>
        <w:t>arter schools funded by Californian taxpayer money, or to ban the practice entirely.</w:t>
      </w:r>
    </w:p>
    <w:p w14:paraId="515DFCD2" w14:textId="7D644ED7" w:rsidR="00704A6D" w:rsidRPr="004C6E4B" w:rsidRDefault="00A63FD1" w:rsidP="004C6E4B">
      <w:pPr>
        <w:pStyle w:val="BodyText"/>
        <w:ind w:firstLine="0"/>
        <w:rPr>
          <w:sz w:val="24"/>
        </w:rPr>
      </w:pPr>
      <w:r w:rsidRPr="00330594">
        <w:rPr>
          <w:sz w:val="24"/>
          <w:rPrChange w:id="780" w:author="ABD" w:date="2024-04-30T20:01:00Z">
            <w:rPr/>
          </w:rPrChange>
        </w:rPr>
        <w:t xml:space="preserve">Finally, the California Legislature should consider withdrawing the exemption from the Ed Code that charter schools enjoy. It’s hard to think of an argument of why TPSs </w:t>
      </w:r>
      <w:r w:rsidRPr="00330594">
        <w:rPr>
          <w:sz w:val="24"/>
          <w:rPrChange w:id="781" w:author="ABD" w:date="2024-04-30T20:01:00Z">
            <w:rPr/>
          </w:rPrChange>
        </w:rPr>
        <w:lastRenderedPageBreak/>
        <w:t>sh</w:t>
      </w:r>
      <w:r w:rsidRPr="00330594">
        <w:rPr>
          <w:sz w:val="24"/>
          <w:rPrChange w:id="782" w:author="ABD" w:date="2024-04-30T20:01:00Z">
            <w:rPr/>
          </w:rPrChange>
        </w:rPr>
        <w:t>ould be subject to the code, and charter schools should not.</w:t>
      </w:r>
      <w:r w:rsidRPr="00330594">
        <w:rPr>
          <w:rStyle w:val="FootnoteReference"/>
          <w:sz w:val="24"/>
          <w:rPrChange w:id="783" w:author="ABD" w:date="2024-04-30T20:01:00Z">
            <w:rPr>
              <w:rStyle w:val="FootnoteReference"/>
            </w:rPr>
          </w:rPrChange>
        </w:rPr>
        <w:footnoteReference w:id="23"/>
      </w:r>
      <w:r w:rsidRPr="00330594">
        <w:rPr>
          <w:sz w:val="24"/>
          <w:rPrChange w:id="784" w:author="ABD" w:date="2024-04-30T20:01:00Z">
            <w:rPr/>
          </w:rPrChange>
        </w:rPr>
        <w:t xml:space="preserve"> If one assumes that the exemption from the Ed Code is a requirement in order to innovate, then charter schools are not doing well compared to TPSs, because, on average, charter schools perform </w:t>
      </w:r>
      <w:r w:rsidRPr="00330594">
        <w:rPr>
          <w:sz w:val="24"/>
          <w:rPrChange w:id="785" w:author="ABD" w:date="2024-04-30T20:01:00Z">
            <w:rPr/>
          </w:rPrChange>
        </w:rPr>
        <w:t>no better than TPSs even though they enjoy greater flexibility.</w:t>
      </w:r>
      <w:r w:rsidRPr="00330594">
        <w:rPr>
          <w:sz w:val="24"/>
          <w:rPrChange w:id="786" w:author="ABD" w:date="2024-04-30T20:01:00Z">
            <w:rPr/>
          </w:rPrChange>
        </w:rPr>
        <w:t xml:space="preserve"> </w:t>
      </w:r>
      <w:r w:rsidRPr="00330594">
        <w:rPr>
          <w:rStyle w:val="FootnoteReference"/>
          <w:sz w:val="24"/>
          <w:rPrChange w:id="787" w:author="ABD" w:date="2024-04-30T20:01:00Z">
            <w:rPr>
              <w:rStyle w:val="FootnoteReference"/>
            </w:rPr>
          </w:rPrChange>
        </w:rPr>
        <w:footnoteReference w:id="24"/>
      </w:r>
      <w:r w:rsidR="004C6E4B">
        <w:rPr>
          <w:sz w:val="24"/>
        </w:rPr>
        <w:t xml:space="preserve"> </w:t>
      </w:r>
      <w:r w:rsidRPr="004C6E4B">
        <w:rPr>
          <w:sz w:val="24"/>
        </w:rPr>
        <w:t>These five recommendations would go a long way to eliminate the unintended consequences of charter school law in California.</w:t>
      </w:r>
      <w:r w:rsidRPr="004C6E4B">
        <w:rPr>
          <w:sz w:val="24"/>
        </w:rPr>
        <w:br w:type="page"/>
      </w:r>
    </w:p>
    <w:p w14:paraId="1DB8E6AC" w14:textId="77777777" w:rsidR="00704A6D" w:rsidRPr="004C6E4B" w:rsidRDefault="00A63FD1">
      <w:pPr>
        <w:pStyle w:val="Heading1"/>
        <w:spacing w:before="0"/>
        <w:rPr>
          <w:kern w:val="2"/>
          <w:sz w:val="24"/>
          <w:szCs w:val="24"/>
        </w:rPr>
      </w:pPr>
      <w:r w:rsidRPr="004C6E4B">
        <w:rPr>
          <w:kern w:val="2"/>
          <w:sz w:val="24"/>
          <w:szCs w:val="24"/>
        </w:rPr>
        <w:lastRenderedPageBreak/>
        <w:t>References</w:t>
      </w:r>
    </w:p>
    <w:p w14:paraId="59761AEA" w14:textId="77777777" w:rsidR="00704A6D" w:rsidRPr="004C6E4B" w:rsidRDefault="00A63FD1">
      <w:pPr>
        <w:pStyle w:val="Reference"/>
        <w:rPr>
          <w:sz w:val="24"/>
          <w:szCs w:val="24"/>
        </w:rPr>
      </w:pPr>
      <w:bookmarkStart w:id="788" w:name="References"/>
      <w:bookmarkStart w:id="789" w:name="_bookmark15"/>
      <w:bookmarkEnd w:id="788"/>
      <w:bookmarkEnd w:id="789"/>
      <w:r w:rsidRPr="004C6E4B">
        <w:rPr>
          <w:rFonts w:ascii="Alegreya" w:hAnsi="Alegreya"/>
          <w:color w:val="000000"/>
          <w:w w:val="90"/>
          <w:sz w:val="24"/>
          <w:szCs w:val="24"/>
          <w:u w:color="000000"/>
        </w:rPr>
        <w:t>California State Treasurer.</w:t>
      </w:r>
      <w:r w:rsidRPr="004C6E4B">
        <w:rPr>
          <w:rFonts w:ascii="Alegreya" w:hAnsi="Alegreya"/>
          <w:color w:val="000000"/>
          <w:spacing w:val="-5"/>
          <w:w w:val="90"/>
          <w:sz w:val="24"/>
          <w:szCs w:val="24"/>
          <w:u w:color="000000"/>
        </w:rPr>
        <w:t xml:space="preserve"> </w:t>
      </w:r>
      <w:r w:rsidRPr="004C6E4B">
        <w:rPr>
          <w:rFonts w:ascii="Alegreya" w:hAnsi="Alegreya"/>
          <w:color w:val="000000"/>
          <w:w w:val="90"/>
          <w:sz w:val="24"/>
          <w:szCs w:val="24"/>
          <w:u w:color="000000"/>
        </w:rPr>
        <w:t>(2023).</w:t>
      </w:r>
      <w:r w:rsidRPr="004C6E4B">
        <w:rPr>
          <w:rFonts w:ascii="Alegreya" w:hAnsi="Alegreya"/>
          <w:color w:val="000000"/>
          <w:spacing w:val="-5"/>
          <w:w w:val="90"/>
          <w:sz w:val="24"/>
          <w:szCs w:val="24"/>
          <w:u w:color="000000"/>
        </w:rPr>
        <w:t xml:space="preserve"> </w:t>
      </w:r>
      <w:r w:rsidRPr="004C6E4B">
        <w:rPr>
          <w:rFonts w:ascii="Alegreya" w:hAnsi="Alegreya"/>
          <w:i/>
          <w:color w:val="000000"/>
          <w:w w:val="90"/>
          <w:sz w:val="24"/>
          <w:szCs w:val="24"/>
          <w:u w:color="000000"/>
        </w:rPr>
        <w:t>Charter</w:t>
      </w:r>
      <w:r w:rsidRPr="004C6E4B">
        <w:rPr>
          <w:rFonts w:ascii="Alegreya" w:hAnsi="Alegreya"/>
          <w:i/>
          <w:color w:val="000000"/>
          <w:spacing w:val="-7"/>
          <w:w w:val="90"/>
          <w:sz w:val="24"/>
          <w:szCs w:val="24"/>
          <w:u w:color="000000"/>
        </w:rPr>
        <w:t xml:space="preserve"> </w:t>
      </w:r>
      <w:r w:rsidRPr="004C6E4B">
        <w:rPr>
          <w:rFonts w:ascii="Alegreya" w:hAnsi="Alegreya"/>
          <w:i/>
          <w:color w:val="000000"/>
          <w:w w:val="90"/>
          <w:sz w:val="24"/>
          <w:szCs w:val="24"/>
          <w:u w:color="000000"/>
        </w:rPr>
        <w:t>School</w:t>
      </w:r>
      <w:r w:rsidRPr="004C6E4B">
        <w:rPr>
          <w:rFonts w:ascii="Alegreya" w:hAnsi="Alegreya"/>
          <w:i/>
          <w:color w:val="000000"/>
          <w:spacing w:val="-7"/>
          <w:w w:val="90"/>
          <w:sz w:val="24"/>
          <w:szCs w:val="24"/>
          <w:u w:color="000000"/>
        </w:rPr>
        <w:t xml:space="preserve"> </w:t>
      </w:r>
      <w:r w:rsidRPr="004C6E4B">
        <w:rPr>
          <w:rFonts w:ascii="Alegreya" w:hAnsi="Alegreya"/>
          <w:i/>
          <w:color w:val="000000"/>
          <w:w w:val="90"/>
          <w:sz w:val="24"/>
          <w:szCs w:val="24"/>
          <w:u w:color="000000"/>
        </w:rPr>
        <w:t>Facility</w:t>
      </w:r>
      <w:r w:rsidRPr="004C6E4B">
        <w:rPr>
          <w:rFonts w:ascii="Alegreya" w:hAnsi="Alegreya"/>
          <w:i/>
          <w:color w:val="000000"/>
          <w:spacing w:val="-7"/>
          <w:w w:val="90"/>
          <w:sz w:val="24"/>
          <w:szCs w:val="24"/>
          <w:u w:color="000000"/>
        </w:rPr>
        <w:t xml:space="preserve"> </w:t>
      </w:r>
      <w:r w:rsidRPr="004C6E4B">
        <w:rPr>
          <w:rFonts w:ascii="Alegreya" w:hAnsi="Alegreya"/>
          <w:i/>
          <w:color w:val="000000"/>
          <w:w w:val="90"/>
          <w:sz w:val="24"/>
          <w:szCs w:val="24"/>
          <w:u w:color="000000"/>
        </w:rPr>
        <w:t>Grant</w:t>
      </w:r>
      <w:r w:rsidRPr="004C6E4B">
        <w:rPr>
          <w:rFonts w:ascii="Alegreya" w:hAnsi="Alegreya"/>
          <w:i/>
          <w:color w:val="000000"/>
          <w:spacing w:val="-7"/>
          <w:w w:val="90"/>
          <w:sz w:val="24"/>
          <w:szCs w:val="24"/>
          <w:u w:color="000000"/>
        </w:rPr>
        <w:t xml:space="preserve"> </w:t>
      </w:r>
      <w:r w:rsidRPr="004C6E4B">
        <w:rPr>
          <w:rFonts w:ascii="Alegreya" w:hAnsi="Alegreya"/>
          <w:i/>
          <w:color w:val="000000"/>
          <w:w w:val="90"/>
          <w:sz w:val="24"/>
          <w:szCs w:val="24"/>
          <w:u w:color="000000"/>
        </w:rPr>
        <w:t>Program</w:t>
      </w:r>
      <w:r w:rsidRPr="004C6E4B">
        <w:rPr>
          <w:rFonts w:ascii="Alegreya" w:hAnsi="Alegreya"/>
          <w:i/>
          <w:color w:val="000000"/>
          <w:spacing w:val="-7"/>
          <w:w w:val="90"/>
          <w:sz w:val="24"/>
          <w:szCs w:val="24"/>
          <w:u w:color="000000"/>
        </w:rPr>
        <w:t xml:space="preserve"> </w:t>
      </w:r>
      <w:r w:rsidRPr="004C6E4B">
        <w:rPr>
          <w:rFonts w:ascii="Alegreya" w:hAnsi="Alegreya"/>
          <w:i/>
          <w:color w:val="000000"/>
          <w:w w:val="90"/>
          <w:sz w:val="24"/>
          <w:szCs w:val="24"/>
          <w:u w:color="000000"/>
        </w:rPr>
        <w:t>(Senate</w:t>
      </w:r>
      <w:r w:rsidRPr="004C6E4B">
        <w:rPr>
          <w:rFonts w:ascii="Alegreya" w:hAnsi="Alegreya"/>
          <w:i/>
          <w:color w:val="000000"/>
          <w:spacing w:val="-7"/>
          <w:w w:val="90"/>
          <w:sz w:val="24"/>
          <w:szCs w:val="24"/>
          <w:u w:color="000000"/>
        </w:rPr>
        <w:t xml:space="preserve"> </w:t>
      </w:r>
      <w:r w:rsidRPr="004C6E4B">
        <w:rPr>
          <w:rFonts w:ascii="Alegreya" w:hAnsi="Alegreya"/>
          <w:i/>
          <w:color w:val="000000"/>
          <w:w w:val="90"/>
          <w:sz w:val="24"/>
          <w:szCs w:val="24"/>
          <w:u w:color="000000"/>
        </w:rPr>
        <w:t>Bill</w:t>
      </w:r>
      <w:r w:rsidRPr="004C6E4B">
        <w:rPr>
          <w:rFonts w:ascii="Alegreya" w:hAnsi="Alegreya"/>
          <w:i/>
          <w:color w:val="000000"/>
          <w:spacing w:val="-7"/>
          <w:w w:val="90"/>
          <w:sz w:val="24"/>
          <w:szCs w:val="24"/>
          <w:u w:color="000000"/>
        </w:rPr>
        <w:t xml:space="preserve"> </w:t>
      </w:r>
      <w:r w:rsidRPr="004C6E4B">
        <w:rPr>
          <w:rFonts w:ascii="Alegreya" w:hAnsi="Alegreya"/>
          <w:i/>
          <w:color w:val="000000"/>
          <w:w w:val="90"/>
          <w:sz w:val="24"/>
          <w:szCs w:val="24"/>
          <w:u w:color="000000"/>
        </w:rPr>
        <w:t xml:space="preserve">740 </w:t>
      </w:r>
      <w:r w:rsidRPr="004C6E4B">
        <w:rPr>
          <w:rFonts w:ascii="Alegreya" w:hAnsi="Alegreya"/>
          <w:i/>
          <w:color w:val="000000"/>
          <w:spacing w:val="-4"/>
          <w:sz w:val="24"/>
          <w:szCs w:val="24"/>
          <w:u w:color="000000"/>
        </w:rPr>
        <w:t>Program)</w:t>
      </w:r>
      <w:r w:rsidRPr="004C6E4B">
        <w:rPr>
          <w:rFonts w:ascii="Alegreya" w:hAnsi="Alegreya"/>
          <w:color w:val="000000"/>
          <w:spacing w:val="-4"/>
          <w:sz w:val="24"/>
          <w:szCs w:val="24"/>
          <w:u w:color="000000"/>
        </w:rPr>
        <w:t>.</w:t>
      </w:r>
      <w:r w:rsidRPr="004C6E4B">
        <w:rPr>
          <w:rFonts w:ascii="Alegreya" w:hAnsi="Alegreya"/>
          <w:color w:val="000000"/>
          <w:spacing w:val="-10"/>
          <w:sz w:val="24"/>
          <w:szCs w:val="24"/>
          <w:u w:color="000000"/>
        </w:rPr>
        <w:t xml:space="preserve"> </w:t>
      </w:r>
      <w:r w:rsidRPr="004C6E4B">
        <w:rPr>
          <w:rFonts w:ascii="Alegreya" w:hAnsi="Alegreya"/>
          <w:color w:val="000000"/>
          <w:spacing w:val="-4"/>
          <w:sz w:val="24"/>
          <w:szCs w:val="24"/>
          <w:u w:color="000000"/>
        </w:rPr>
        <w:t xml:space="preserve">State Treasurer’s Office. </w:t>
      </w:r>
      <w:r w:rsidRPr="00330594">
        <w:rPr>
          <w:sz w:val="24"/>
          <w:szCs w:val="24"/>
          <w:rPrChange w:id="790" w:author="ABD" w:date="2024-04-30T20:01:00Z">
            <w:rPr/>
          </w:rPrChange>
        </w:rPr>
        <w:fldChar w:fldCharType="begin"/>
      </w:r>
      <w:r w:rsidRPr="004C6E4B">
        <w:rPr>
          <w:sz w:val="24"/>
          <w:szCs w:val="24"/>
        </w:rPr>
        <w:instrText xml:space="preserve"> HYPERLINK "https://www.treasurer.ca.gov/csfa/csfgp/index.asp" \h </w:instrText>
      </w:r>
      <w:r w:rsidRPr="00330594">
        <w:rPr>
          <w:sz w:val="24"/>
          <w:szCs w:val="24"/>
          <w:rPrChange w:id="791" w:author="ABD" w:date="2024-04-30T20:01:00Z">
            <w:rPr/>
          </w:rPrChange>
        </w:rPr>
        <w:fldChar w:fldCharType="separate"/>
      </w:r>
      <w:r w:rsidRPr="004C6E4B">
        <w:rPr>
          <w:rStyle w:val="Hyperlink"/>
          <w:rFonts w:ascii="Fira Mono" w:hAnsi="Fira Mono"/>
          <w:color w:val="000000"/>
          <w:spacing w:val="-2"/>
          <w:sz w:val="24"/>
          <w:szCs w:val="24"/>
          <w:u w:val="none" w:color="000000"/>
        </w:rPr>
        <w:t>https://www.treasurer.ca.gov/csfa/csfgp/index.asp</w:t>
      </w:r>
      <w:r w:rsidRPr="00330594">
        <w:rPr>
          <w:rStyle w:val="Hyperlink"/>
          <w:rFonts w:ascii="Fira Mono" w:hAnsi="Fira Mono"/>
          <w:color w:val="000000"/>
          <w:spacing w:val="-2"/>
          <w:sz w:val="24"/>
          <w:szCs w:val="24"/>
          <w:u w:val="none" w:color="000000"/>
          <w:rPrChange w:id="792" w:author="ABD" w:date="2024-04-30T20:01:00Z">
            <w:rPr>
              <w:rStyle w:val="Hyperlink"/>
              <w:rFonts w:ascii="Fira Mono" w:hAnsi="Fira Mono"/>
              <w:color w:val="000000"/>
              <w:spacing w:val="-2"/>
              <w:sz w:val="20"/>
              <w:szCs w:val="20"/>
              <w:u w:val="none" w:color="000000"/>
            </w:rPr>
          </w:rPrChange>
        </w:rPr>
        <w:fldChar w:fldCharType="end"/>
      </w:r>
    </w:p>
    <w:p w14:paraId="22F37952" w14:textId="77777777" w:rsidR="00704A6D" w:rsidRPr="004C6E4B" w:rsidRDefault="00A63FD1">
      <w:pPr>
        <w:pStyle w:val="Reference"/>
        <w:rPr>
          <w:sz w:val="24"/>
          <w:szCs w:val="24"/>
        </w:rPr>
      </w:pPr>
      <w:bookmarkStart w:id="793" w:name="_bookmark16"/>
      <w:bookmarkEnd w:id="793"/>
      <w:proofErr w:type="spellStart"/>
      <w:r w:rsidRPr="004C6E4B">
        <w:rPr>
          <w:rFonts w:ascii="Alegreya" w:hAnsi="Alegreya"/>
          <w:color w:val="000000"/>
          <w:w w:val="90"/>
          <w:sz w:val="24"/>
          <w:szCs w:val="24"/>
          <w:u w:color="000000"/>
        </w:rPr>
        <w:t>EdSource</w:t>
      </w:r>
      <w:proofErr w:type="spellEnd"/>
      <w:r w:rsidRPr="004C6E4B">
        <w:rPr>
          <w:rFonts w:ascii="Alegreya" w:hAnsi="Alegreya"/>
          <w:color w:val="000000"/>
          <w:w w:val="90"/>
          <w:sz w:val="24"/>
          <w:szCs w:val="24"/>
          <w:u w:color="000000"/>
        </w:rPr>
        <w:t>.</w:t>
      </w:r>
      <w:r w:rsidRPr="004C6E4B">
        <w:rPr>
          <w:rFonts w:ascii="Alegreya" w:hAnsi="Alegreya"/>
          <w:color w:val="000000"/>
          <w:spacing w:val="-10"/>
          <w:w w:val="90"/>
          <w:sz w:val="24"/>
          <w:szCs w:val="24"/>
          <w:u w:color="000000"/>
        </w:rPr>
        <w:t xml:space="preserve"> </w:t>
      </w:r>
      <w:r w:rsidRPr="004C6E4B">
        <w:rPr>
          <w:rFonts w:ascii="Alegreya" w:hAnsi="Alegreya"/>
          <w:color w:val="000000"/>
          <w:w w:val="90"/>
          <w:sz w:val="24"/>
          <w:szCs w:val="24"/>
          <w:u w:color="000000"/>
        </w:rPr>
        <w:t>(2004).</w:t>
      </w:r>
      <w:r w:rsidRPr="004C6E4B">
        <w:rPr>
          <w:rFonts w:ascii="Alegreya" w:hAnsi="Alegreya"/>
          <w:color w:val="000000"/>
          <w:spacing w:val="-9"/>
          <w:w w:val="90"/>
          <w:sz w:val="24"/>
          <w:szCs w:val="24"/>
          <w:u w:color="000000"/>
        </w:rPr>
        <w:t xml:space="preserve"> </w:t>
      </w:r>
      <w:r w:rsidRPr="004C6E4B">
        <w:rPr>
          <w:rFonts w:ascii="Alegreya" w:hAnsi="Alegreya"/>
          <w:i/>
          <w:color w:val="000000"/>
          <w:w w:val="90"/>
          <w:sz w:val="24"/>
          <w:szCs w:val="24"/>
          <w:u w:color="000000"/>
        </w:rPr>
        <w:t>Charter</w:t>
      </w:r>
      <w:r w:rsidRPr="004C6E4B">
        <w:rPr>
          <w:rFonts w:ascii="Alegreya" w:hAnsi="Alegreya"/>
          <w:i/>
          <w:color w:val="000000"/>
          <w:spacing w:val="-12"/>
          <w:w w:val="90"/>
          <w:sz w:val="24"/>
          <w:szCs w:val="24"/>
          <w:u w:color="000000"/>
        </w:rPr>
        <w:t xml:space="preserve"> </w:t>
      </w:r>
      <w:r w:rsidRPr="004C6E4B">
        <w:rPr>
          <w:rFonts w:ascii="Alegreya" w:hAnsi="Alegreya"/>
          <w:i/>
          <w:color w:val="000000"/>
          <w:w w:val="90"/>
          <w:sz w:val="24"/>
          <w:szCs w:val="24"/>
          <w:u w:color="000000"/>
        </w:rPr>
        <w:t>schools</w:t>
      </w:r>
      <w:r w:rsidRPr="004C6E4B">
        <w:rPr>
          <w:rFonts w:ascii="Alegreya" w:hAnsi="Alegreya"/>
          <w:i/>
          <w:color w:val="000000"/>
          <w:spacing w:val="-12"/>
          <w:w w:val="90"/>
          <w:sz w:val="24"/>
          <w:szCs w:val="24"/>
          <w:u w:color="000000"/>
        </w:rPr>
        <w:t xml:space="preserve"> </w:t>
      </w:r>
      <w:r w:rsidRPr="004C6E4B">
        <w:rPr>
          <w:rFonts w:ascii="Alegreya" w:hAnsi="Alegreya"/>
          <w:i/>
          <w:color w:val="000000"/>
          <w:w w:val="90"/>
          <w:sz w:val="24"/>
          <w:szCs w:val="24"/>
          <w:u w:color="000000"/>
        </w:rPr>
        <w:t>in</w:t>
      </w:r>
      <w:r w:rsidRPr="004C6E4B">
        <w:rPr>
          <w:rFonts w:ascii="Alegreya" w:hAnsi="Alegreya"/>
          <w:i/>
          <w:color w:val="000000"/>
          <w:spacing w:val="-11"/>
          <w:w w:val="90"/>
          <w:sz w:val="24"/>
          <w:szCs w:val="24"/>
          <w:u w:color="000000"/>
        </w:rPr>
        <w:t xml:space="preserve"> </w:t>
      </w:r>
      <w:r w:rsidRPr="004C6E4B">
        <w:rPr>
          <w:rFonts w:ascii="Alegreya" w:hAnsi="Alegreya"/>
          <w:i/>
          <w:color w:val="000000"/>
          <w:w w:val="90"/>
          <w:sz w:val="24"/>
          <w:szCs w:val="24"/>
          <w:u w:color="000000"/>
        </w:rPr>
        <w:t>California:</w:t>
      </w:r>
      <w:r w:rsidRPr="004C6E4B">
        <w:rPr>
          <w:rFonts w:ascii="Alegreya" w:hAnsi="Alegreya"/>
          <w:i/>
          <w:color w:val="000000"/>
          <w:spacing w:val="-12"/>
          <w:w w:val="90"/>
          <w:sz w:val="24"/>
          <w:szCs w:val="24"/>
          <w:u w:color="000000"/>
        </w:rPr>
        <w:t xml:space="preserve"> </w:t>
      </w:r>
      <w:r w:rsidRPr="004C6E4B">
        <w:rPr>
          <w:rFonts w:ascii="Alegreya" w:hAnsi="Alegreya"/>
          <w:i/>
          <w:color w:val="000000"/>
          <w:w w:val="90"/>
          <w:sz w:val="24"/>
          <w:szCs w:val="24"/>
          <w:u w:color="000000"/>
        </w:rPr>
        <w:t>An</w:t>
      </w:r>
      <w:r w:rsidRPr="004C6E4B">
        <w:rPr>
          <w:rFonts w:ascii="Alegreya" w:hAnsi="Alegreya"/>
          <w:i/>
          <w:color w:val="000000"/>
          <w:spacing w:val="-12"/>
          <w:w w:val="90"/>
          <w:sz w:val="24"/>
          <w:szCs w:val="24"/>
          <w:u w:color="000000"/>
        </w:rPr>
        <w:t xml:space="preserve"> </w:t>
      </w:r>
      <w:r w:rsidRPr="004C6E4B">
        <w:rPr>
          <w:rFonts w:ascii="Alegreya" w:hAnsi="Alegreya"/>
          <w:i/>
          <w:color w:val="000000"/>
          <w:w w:val="90"/>
          <w:sz w:val="24"/>
          <w:szCs w:val="24"/>
          <w:u w:color="000000"/>
        </w:rPr>
        <w:t>experiment</w:t>
      </w:r>
      <w:r w:rsidRPr="004C6E4B">
        <w:rPr>
          <w:rFonts w:ascii="Alegreya" w:hAnsi="Alegreya"/>
          <w:i/>
          <w:color w:val="000000"/>
          <w:spacing w:val="-11"/>
          <w:w w:val="90"/>
          <w:sz w:val="24"/>
          <w:szCs w:val="24"/>
          <w:u w:color="000000"/>
        </w:rPr>
        <w:t xml:space="preserve"> </w:t>
      </w:r>
      <w:r w:rsidRPr="004C6E4B">
        <w:rPr>
          <w:rFonts w:ascii="Alegreya" w:hAnsi="Alegreya"/>
          <w:i/>
          <w:color w:val="000000"/>
          <w:w w:val="90"/>
          <w:sz w:val="24"/>
          <w:szCs w:val="24"/>
          <w:u w:color="000000"/>
        </w:rPr>
        <w:t>coming</w:t>
      </w:r>
      <w:r w:rsidRPr="004C6E4B">
        <w:rPr>
          <w:rFonts w:ascii="Alegreya" w:hAnsi="Alegreya"/>
          <w:i/>
          <w:color w:val="000000"/>
          <w:spacing w:val="-12"/>
          <w:w w:val="90"/>
          <w:sz w:val="24"/>
          <w:szCs w:val="24"/>
          <w:u w:color="000000"/>
        </w:rPr>
        <w:t xml:space="preserve"> </w:t>
      </w:r>
      <w:r w:rsidRPr="004C6E4B">
        <w:rPr>
          <w:rFonts w:ascii="Alegreya" w:hAnsi="Alegreya"/>
          <w:i/>
          <w:color w:val="000000"/>
          <w:w w:val="90"/>
          <w:sz w:val="24"/>
          <w:szCs w:val="24"/>
          <w:u w:color="000000"/>
        </w:rPr>
        <w:t>of</w:t>
      </w:r>
      <w:r w:rsidRPr="004C6E4B">
        <w:rPr>
          <w:rFonts w:ascii="Alegreya" w:hAnsi="Alegreya"/>
          <w:i/>
          <w:color w:val="000000"/>
          <w:spacing w:val="-11"/>
          <w:w w:val="90"/>
          <w:sz w:val="24"/>
          <w:szCs w:val="24"/>
          <w:u w:color="000000"/>
        </w:rPr>
        <w:t xml:space="preserve"> </w:t>
      </w:r>
      <w:r w:rsidRPr="004C6E4B">
        <w:rPr>
          <w:rFonts w:ascii="Alegreya" w:hAnsi="Alegreya"/>
          <w:i/>
          <w:color w:val="000000"/>
          <w:spacing w:val="-4"/>
          <w:w w:val="90"/>
          <w:sz w:val="24"/>
          <w:szCs w:val="24"/>
          <w:u w:color="000000"/>
        </w:rPr>
        <w:t>age</w:t>
      </w:r>
      <w:r w:rsidRPr="004C6E4B">
        <w:rPr>
          <w:rFonts w:ascii="Alegreya" w:hAnsi="Alegreya"/>
          <w:color w:val="000000"/>
          <w:spacing w:val="-4"/>
          <w:w w:val="90"/>
          <w:sz w:val="24"/>
          <w:szCs w:val="24"/>
          <w:u w:color="000000"/>
        </w:rPr>
        <w:t>.</w:t>
      </w:r>
      <w:bookmarkStart w:id="794" w:name="_bookmark17"/>
      <w:bookmarkEnd w:id="794"/>
      <w:r w:rsidRPr="004C6E4B">
        <w:rPr>
          <w:rFonts w:ascii="Alegreya" w:hAnsi="Alegreya"/>
          <w:color w:val="000000"/>
          <w:spacing w:val="-4"/>
          <w:w w:val="90"/>
          <w:sz w:val="24"/>
          <w:szCs w:val="24"/>
          <w:u w:color="000000"/>
        </w:rPr>
        <w:t xml:space="preserve"> </w:t>
      </w:r>
      <w:r w:rsidRPr="00330594">
        <w:rPr>
          <w:sz w:val="24"/>
          <w:szCs w:val="24"/>
          <w:rPrChange w:id="795" w:author="ABD" w:date="2024-04-30T20:01:00Z">
            <w:rPr/>
          </w:rPrChange>
        </w:rPr>
        <w:fldChar w:fldCharType="begin"/>
      </w:r>
      <w:r w:rsidRPr="004C6E4B">
        <w:rPr>
          <w:sz w:val="24"/>
          <w:szCs w:val="24"/>
        </w:rPr>
        <w:instrText xml:space="preserve"> HYPERLINK "https://edsource.org/wp-content/publications/CharterSchools04.pdf" \h </w:instrText>
      </w:r>
      <w:r w:rsidRPr="00330594">
        <w:rPr>
          <w:sz w:val="24"/>
          <w:szCs w:val="24"/>
          <w:rPrChange w:id="796" w:author="ABD" w:date="2024-04-30T20:01:00Z">
            <w:rPr/>
          </w:rPrChange>
        </w:rPr>
        <w:fldChar w:fldCharType="separate"/>
      </w:r>
      <w:r w:rsidRPr="004C6E4B">
        <w:rPr>
          <w:rStyle w:val="Hyperlink"/>
          <w:rFonts w:ascii="Fira Mono" w:hAnsi="Fira Mono"/>
          <w:color w:val="000000"/>
          <w:spacing w:val="-2"/>
          <w:w w:val="90"/>
          <w:sz w:val="24"/>
          <w:szCs w:val="24"/>
          <w:u w:val="none" w:color="000000"/>
        </w:rPr>
        <w:t>https://edsource.org/wp-content/publications/CharterSchools04.pdf</w:t>
      </w:r>
      <w:r w:rsidRPr="00330594">
        <w:rPr>
          <w:rStyle w:val="Hyperlink"/>
          <w:rFonts w:ascii="Fira Mono" w:hAnsi="Fira Mono"/>
          <w:color w:val="000000"/>
          <w:spacing w:val="-2"/>
          <w:w w:val="90"/>
          <w:sz w:val="24"/>
          <w:szCs w:val="24"/>
          <w:u w:val="none" w:color="000000"/>
          <w:rPrChange w:id="797" w:author="ABD" w:date="2024-04-30T20:01:00Z">
            <w:rPr>
              <w:rStyle w:val="Hyperlink"/>
              <w:rFonts w:ascii="Fira Mono" w:hAnsi="Fira Mono"/>
              <w:color w:val="000000"/>
              <w:spacing w:val="-2"/>
              <w:w w:val="90"/>
              <w:sz w:val="20"/>
              <w:szCs w:val="20"/>
              <w:u w:val="none" w:color="000000"/>
            </w:rPr>
          </w:rPrChange>
        </w:rPr>
        <w:fldChar w:fldCharType="end"/>
      </w:r>
    </w:p>
    <w:p w14:paraId="7182115B" w14:textId="77777777" w:rsidR="00704A6D" w:rsidRPr="004C6E4B" w:rsidRDefault="00A63FD1">
      <w:pPr>
        <w:pStyle w:val="Reference"/>
        <w:rPr>
          <w:sz w:val="24"/>
          <w:szCs w:val="24"/>
        </w:rPr>
      </w:pPr>
      <w:r w:rsidRPr="004C6E4B">
        <w:rPr>
          <w:rStyle w:val="Hyperlink"/>
          <w:rFonts w:ascii="Alegreya" w:hAnsi="Alegreya"/>
          <w:color w:val="000000"/>
          <w:spacing w:val="-2"/>
          <w:sz w:val="24"/>
          <w:szCs w:val="24"/>
          <w:u w:val="none" w:color="000000"/>
        </w:rPr>
        <w:t xml:space="preserve">CliftonLarsonAllen (2022). </w:t>
      </w:r>
      <w:r w:rsidRPr="004C6E4B">
        <w:rPr>
          <w:rStyle w:val="Hyperlink"/>
          <w:rFonts w:ascii="Alegreya" w:hAnsi="Alegreya"/>
          <w:i/>
          <w:iCs/>
          <w:color w:val="000000"/>
          <w:spacing w:val="-2"/>
          <w:sz w:val="24"/>
          <w:szCs w:val="24"/>
          <w:u w:val="none" w:color="000000"/>
        </w:rPr>
        <w:t xml:space="preserve">Rocketship Education and its affiliates: Consolidated financial statements: Year ended June 30, 2022. </w:t>
      </w:r>
      <w:r w:rsidRPr="004C6E4B">
        <w:rPr>
          <w:rStyle w:val="Hyperlink"/>
          <w:rFonts w:ascii="Alegreya" w:hAnsi="Alegreya"/>
          <w:color w:val="000000"/>
          <w:spacing w:val="-2"/>
          <w:sz w:val="24"/>
          <w:szCs w:val="24"/>
          <w:u w:val="none" w:color="000000"/>
        </w:rPr>
        <w:t>Glendora, CA</w:t>
      </w:r>
    </w:p>
    <w:p w14:paraId="25E0D6B5" w14:textId="77777777" w:rsidR="00704A6D" w:rsidRPr="004C6E4B" w:rsidRDefault="00A63FD1">
      <w:pPr>
        <w:pStyle w:val="Reference"/>
        <w:rPr>
          <w:sz w:val="24"/>
          <w:szCs w:val="24"/>
        </w:rPr>
      </w:pPr>
      <w:r w:rsidRPr="004C6E4B">
        <w:rPr>
          <w:rFonts w:ascii="Alegreya" w:hAnsi="Alegreya"/>
          <w:color w:val="000000"/>
          <w:w w:val="90"/>
          <w:sz w:val="24"/>
          <w:szCs w:val="24"/>
          <w:u w:color="000000"/>
        </w:rPr>
        <w:t xml:space="preserve">Garcia, D. (2018). </w:t>
      </w:r>
      <w:r w:rsidRPr="004C6E4B">
        <w:rPr>
          <w:rFonts w:ascii="Alegreya" w:hAnsi="Alegreya"/>
          <w:i/>
          <w:iCs/>
          <w:color w:val="000000"/>
          <w:w w:val="90"/>
          <w:sz w:val="24"/>
          <w:szCs w:val="24"/>
          <w:u w:color="000000"/>
        </w:rPr>
        <w:t>School Choice.</w:t>
      </w:r>
      <w:r w:rsidRPr="004C6E4B">
        <w:rPr>
          <w:rFonts w:ascii="Alegreya" w:hAnsi="Alegreya"/>
          <w:color w:val="000000"/>
          <w:w w:val="90"/>
          <w:sz w:val="24"/>
          <w:szCs w:val="24"/>
          <w:u w:color="000000"/>
        </w:rPr>
        <w:t xml:space="preserve"> MIT Press Essential Knowledge Series.</w:t>
      </w:r>
    </w:p>
    <w:p w14:paraId="3D99A0F7" w14:textId="77777777" w:rsidR="00704A6D" w:rsidRPr="004C6E4B" w:rsidRDefault="00A63FD1">
      <w:pPr>
        <w:pStyle w:val="Reference"/>
        <w:rPr>
          <w:sz w:val="24"/>
          <w:szCs w:val="24"/>
        </w:rPr>
      </w:pPr>
      <w:proofErr w:type="spellStart"/>
      <w:r w:rsidRPr="004C6E4B">
        <w:rPr>
          <w:rFonts w:ascii="Alegreya" w:hAnsi="Alegreya"/>
          <w:color w:val="000000"/>
          <w:w w:val="90"/>
          <w:sz w:val="24"/>
          <w:szCs w:val="24"/>
          <w:u w:color="000000"/>
        </w:rPr>
        <w:t>Iannaccone</w:t>
      </w:r>
      <w:proofErr w:type="spellEnd"/>
      <w:r w:rsidRPr="004C6E4B">
        <w:rPr>
          <w:rFonts w:ascii="Alegreya" w:hAnsi="Alegreya"/>
          <w:color w:val="000000"/>
          <w:w w:val="90"/>
          <w:sz w:val="24"/>
          <w:szCs w:val="24"/>
          <w:u w:color="000000"/>
        </w:rPr>
        <w:t>, L. R.</w:t>
      </w:r>
      <w:r w:rsidRPr="004C6E4B">
        <w:rPr>
          <w:rFonts w:ascii="Alegreya" w:hAnsi="Alegreya"/>
          <w:color w:val="000000"/>
          <w:spacing w:val="-3"/>
          <w:w w:val="90"/>
          <w:sz w:val="24"/>
          <w:szCs w:val="24"/>
          <w:u w:color="000000"/>
        </w:rPr>
        <w:t xml:space="preserve"> </w:t>
      </w:r>
      <w:r w:rsidRPr="004C6E4B">
        <w:rPr>
          <w:rFonts w:ascii="Alegreya" w:hAnsi="Alegreya"/>
          <w:color w:val="000000"/>
          <w:w w:val="90"/>
          <w:sz w:val="24"/>
          <w:szCs w:val="24"/>
          <w:u w:color="000000"/>
        </w:rPr>
        <w:t>(1994).</w:t>
      </w:r>
      <w:r w:rsidRPr="004C6E4B">
        <w:rPr>
          <w:rFonts w:ascii="Alegreya" w:hAnsi="Alegreya"/>
          <w:color w:val="000000"/>
          <w:spacing w:val="-3"/>
          <w:w w:val="90"/>
          <w:sz w:val="24"/>
          <w:szCs w:val="24"/>
          <w:u w:color="000000"/>
        </w:rPr>
        <w:t xml:space="preserve"> </w:t>
      </w:r>
      <w:r w:rsidRPr="004C6E4B">
        <w:rPr>
          <w:rFonts w:ascii="Alegreya" w:hAnsi="Alegreya"/>
          <w:color w:val="000000"/>
          <w:w w:val="90"/>
          <w:sz w:val="24"/>
          <w:szCs w:val="24"/>
          <w:u w:color="000000"/>
        </w:rPr>
        <w:t>Why Strict Churches Are Strong.</w:t>
      </w:r>
      <w:r w:rsidRPr="004C6E4B">
        <w:rPr>
          <w:rFonts w:ascii="Alegreya" w:hAnsi="Alegreya"/>
          <w:color w:val="000000"/>
          <w:spacing w:val="-3"/>
          <w:w w:val="90"/>
          <w:sz w:val="24"/>
          <w:szCs w:val="24"/>
          <w:u w:color="000000"/>
        </w:rPr>
        <w:t xml:space="preserve"> </w:t>
      </w:r>
      <w:r w:rsidRPr="004C6E4B">
        <w:rPr>
          <w:rFonts w:ascii="Alegreya" w:hAnsi="Alegreya"/>
          <w:i/>
          <w:color w:val="000000"/>
          <w:w w:val="90"/>
          <w:sz w:val="24"/>
          <w:szCs w:val="24"/>
          <w:u w:color="000000"/>
        </w:rPr>
        <w:t>American</w:t>
      </w:r>
      <w:r w:rsidRPr="004C6E4B">
        <w:rPr>
          <w:rFonts w:ascii="Alegreya" w:hAnsi="Alegreya"/>
          <w:i/>
          <w:color w:val="000000"/>
          <w:spacing w:val="-5"/>
          <w:w w:val="90"/>
          <w:sz w:val="24"/>
          <w:szCs w:val="24"/>
          <w:u w:color="000000"/>
        </w:rPr>
        <w:t xml:space="preserve"> </w:t>
      </w:r>
      <w:r w:rsidRPr="004C6E4B">
        <w:rPr>
          <w:rFonts w:ascii="Alegreya" w:hAnsi="Alegreya"/>
          <w:i/>
          <w:color w:val="000000"/>
          <w:w w:val="90"/>
          <w:sz w:val="24"/>
          <w:szCs w:val="24"/>
          <w:u w:color="000000"/>
        </w:rPr>
        <w:t>Journal</w:t>
      </w:r>
      <w:r w:rsidRPr="004C6E4B">
        <w:rPr>
          <w:rFonts w:ascii="Alegreya" w:hAnsi="Alegreya"/>
          <w:i/>
          <w:color w:val="000000"/>
          <w:spacing w:val="-5"/>
          <w:w w:val="90"/>
          <w:sz w:val="24"/>
          <w:szCs w:val="24"/>
          <w:u w:color="000000"/>
        </w:rPr>
        <w:t xml:space="preserve"> </w:t>
      </w:r>
      <w:r w:rsidRPr="004C6E4B">
        <w:rPr>
          <w:rFonts w:ascii="Alegreya" w:hAnsi="Alegreya"/>
          <w:i/>
          <w:color w:val="000000"/>
          <w:w w:val="90"/>
          <w:sz w:val="24"/>
          <w:szCs w:val="24"/>
          <w:u w:color="000000"/>
        </w:rPr>
        <w:t>of</w:t>
      </w:r>
      <w:r w:rsidRPr="004C6E4B">
        <w:rPr>
          <w:rFonts w:ascii="Alegreya" w:hAnsi="Alegreya"/>
          <w:i/>
          <w:color w:val="000000"/>
          <w:spacing w:val="-5"/>
          <w:w w:val="90"/>
          <w:sz w:val="24"/>
          <w:szCs w:val="24"/>
          <w:u w:color="000000"/>
        </w:rPr>
        <w:t xml:space="preserve"> </w:t>
      </w:r>
      <w:r w:rsidRPr="004C6E4B">
        <w:rPr>
          <w:rFonts w:ascii="Alegreya" w:hAnsi="Alegreya"/>
          <w:i/>
          <w:color w:val="000000"/>
          <w:w w:val="90"/>
          <w:sz w:val="24"/>
          <w:szCs w:val="24"/>
          <w:u w:color="000000"/>
        </w:rPr>
        <w:t>Sociology</w:t>
      </w:r>
      <w:r w:rsidRPr="004C6E4B">
        <w:rPr>
          <w:rFonts w:ascii="Alegreya" w:hAnsi="Alegreya"/>
          <w:color w:val="000000"/>
          <w:w w:val="90"/>
          <w:sz w:val="24"/>
          <w:szCs w:val="24"/>
          <w:u w:color="000000"/>
        </w:rPr>
        <w:t>,</w:t>
      </w:r>
      <w:r w:rsidRPr="004C6E4B">
        <w:rPr>
          <w:rFonts w:ascii="Alegreya" w:hAnsi="Alegreya"/>
          <w:color w:val="000000"/>
          <w:spacing w:val="-3"/>
          <w:w w:val="90"/>
          <w:sz w:val="24"/>
          <w:szCs w:val="24"/>
          <w:u w:color="000000"/>
        </w:rPr>
        <w:t xml:space="preserve"> </w:t>
      </w:r>
      <w:r w:rsidRPr="004C6E4B">
        <w:rPr>
          <w:rFonts w:ascii="Alegreya" w:hAnsi="Alegreya"/>
          <w:i/>
          <w:color w:val="000000"/>
          <w:w w:val="90"/>
          <w:sz w:val="24"/>
          <w:szCs w:val="24"/>
          <w:u w:color="000000"/>
        </w:rPr>
        <w:t>99</w:t>
      </w:r>
      <w:r w:rsidRPr="004C6E4B">
        <w:rPr>
          <w:rFonts w:ascii="Alegreya" w:hAnsi="Alegreya"/>
          <w:color w:val="000000"/>
          <w:w w:val="90"/>
          <w:sz w:val="24"/>
          <w:szCs w:val="24"/>
          <w:u w:color="000000"/>
        </w:rPr>
        <w:t xml:space="preserve">(5), </w:t>
      </w:r>
      <w:bookmarkStart w:id="798" w:name="_bookmark18"/>
      <w:bookmarkEnd w:id="798"/>
      <w:r w:rsidRPr="004C6E4B">
        <w:rPr>
          <w:rFonts w:ascii="Alegreya" w:hAnsi="Alegreya"/>
          <w:color w:val="000000"/>
          <w:sz w:val="24"/>
          <w:szCs w:val="24"/>
          <w:u w:color="000000"/>
        </w:rPr>
        <w:t>1180–1211.</w:t>
      </w:r>
      <w:r w:rsidRPr="004C6E4B">
        <w:rPr>
          <w:rFonts w:ascii="Alegreya" w:hAnsi="Alegreya"/>
          <w:color w:val="000000"/>
          <w:spacing w:val="-17"/>
          <w:sz w:val="24"/>
          <w:szCs w:val="24"/>
          <w:u w:color="000000"/>
        </w:rPr>
        <w:t xml:space="preserve"> </w:t>
      </w:r>
      <w:r w:rsidRPr="00330594">
        <w:rPr>
          <w:sz w:val="24"/>
          <w:szCs w:val="24"/>
          <w:rPrChange w:id="799" w:author="ABD" w:date="2024-04-30T20:01:00Z">
            <w:rPr/>
          </w:rPrChange>
        </w:rPr>
        <w:fldChar w:fldCharType="begin"/>
      </w:r>
      <w:r w:rsidRPr="004C6E4B">
        <w:rPr>
          <w:sz w:val="24"/>
          <w:szCs w:val="24"/>
        </w:rPr>
        <w:instrText xml:space="preserve"> HYPERLINK "https://doi.org/10.1086/230409" \h </w:instrText>
      </w:r>
      <w:r w:rsidRPr="00330594">
        <w:rPr>
          <w:sz w:val="24"/>
          <w:szCs w:val="24"/>
          <w:rPrChange w:id="800" w:author="ABD" w:date="2024-04-30T20:01:00Z">
            <w:rPr/>
          </w:rPrChange>
        </w:rPr>
        <w:fldChar w:fldCharType="separate"/>
      </w:r>
      <w:r w:rsidRPr="004C6E4B">
        <w:rPr>
          <w:rStyle w:val="Hyperlink"/>
          <w:rFonts w:ascii="Fira Mono" w:hAnsi="Fira Mono"/>
          <w:color w:val="000000"/>
          <w:sz w:val="24"/>
          <w:szCs w:val="24"/>
          <w:u w:val="none" w:color="000000"/>
        </w:rPr>
        <w:t>https://doi.org/10.1086/230409</w:t>
      </w:r>
      <w:r w:rsidRPr="00330594">
        <w:rPr>
          <w:rStyle w:val="Hyperlink"/>
          <w:rFonts w:ascii="Fira Mono" w:hAnsi="Fira Mono"/>
          <w:color w:val="000000"/>
          <w:sz w:val="24"/>
          <w:szCs w:val="24"/>
          <w:u w:val="none" w:color="000000"/>
          <w:rPrChange w:id="801" w:author="ABD" w:date="2024-04-30T20:01:00Z">
            <w:rPr>
              <w:rStyle w:val="Hyperlink"/>
              <w:rFonts w:ascii="Fira Mono" w:hAnsi="Fira Mono"/>
              <w:color w:val="000000"/>
              <w:sz w:val="20"/>
              <w:szCs w:val="20"/>
              <w:u w:val="none" w:color="000000"/>
            </w:rPr>
          </w:rPrChange>
        </w:rPr>
        <w:fldChar w:fldCharType="end"/>
      </w:r>
    </w:p>
    <w:p w14:paraId="49C0FAF2" w14:textId="77777777" w:rsidR="00704A6D" w:rsidRPr="004C6E4B" w:rsidRDefault="00A63FD1">
      <w:pPr>
        <w:pStyle w:val="Reference"/>
        <w:rPr>
          <w:sz w:val="24"/>
          <w:szCs w:val="24"/>
        </w:rPr>
      </w:pPr>
      <w:r w:rsidRPr="004C6E4B">
        <w:rPr>
          <w:rStyle w:val="Hyperlink"/>
          <w:rFonts w:ascii="Alegreya" w:hAnsi="Alegreya"/>
          <w:color w:val="000000"/>
          <w:sz w:val="24"/>
          <w:szCs w:val="24"/>
          <w:u w:val="none" w:color="000000"/>
        </w:rPr>
        <w:t xml:space="preserve">In the Public Interest (2018). </w:t>
      </w:r>
      <w:r w:rsidRPr="004C6E4B">
        <w:rPr>
          <w:rStyle w:val="Hyperlink"/>
          <w:rFonts w:ascii="Alegreya" w:hAnsi="Alegreya"/>
          <w:i/>
          <w:iCs/>
          <w:color w:val="000000"/>
          <w:sz w:val="24"/>
          <w:szCs w:val="24"/>
          <w:u w:val="none" w:color="000000"/>
        </w:rPr>
        <w:t xml:space="preserve">Fraud and waste in California’s charter schools, </w:t>
      </w:r>
      <w:r w:rsidRPr="004C6E4B">
        <w:rPr>
          <w:rStyle w:val="Hyperlink"/>
          <w:rFonts w:ascii="Alegreya" w:hAnsi="Alegreya"/>
          <w:color w:val="000000"/>
          <w:sz w:val="24"/>
          <w:szCs w:val="24"/>
          <w:u w:val="none" w:color="000000"/>
        </w:rPr>
        <w:t xml:space="preserve">Oakland, CA. </w:t>
      </w:r>
      <w:r w:rsidRPr="00330594">
        <w:rPr>
          <w:sz w:val="24"/>
          <w:szCs w:val="24"/>
          <w:rPrChange w:id="802" w:author="ABD" w:date="2024-04-30T20:01:00Z">
            <w:rPr/>
          </w:rPrChange>
        </w:rPr>
        <w:fldChar w:fldCharType="begin"/>
      </w:r>
      <w:r w:rsidRPr="004C6E4B">
        <w:rPr>
          <w:sz w:val="24"/>
          <w:szCs w:val="24"/>
        </w:rPr>
        <w:instrText xml:space="preserve"> HYPERLINK "https://www.inthepublicinterest.org/wp-content/uploads/ITPI_CA_Charter_Fraud_Mar2018.pdf" \h </w:instrText>
      </w:r>
      <w:r w:rsidRPr="00330594">
        <w:rPr>
          <w:sz w:val="24"/>
          <w:szCs w:val="24"/>
          <w:rPrChange w:id="803" w:author="ABD" w:date="2024-04-30T20:01:00Z">
            <w:rPr/>
          </w:rPrChange>
        </w:rPr>
        <w:fldChar w:fldCharType="separate"/>
      </w:r>
      <w:r w:rsidRPr="004C6E4B">
        <w:rPr>
          <w:rStyle w:val="Hyperlink"/>
          <w:rFonts w:ascii="Fira Mono" w:hAnsi="Fira Mono"/>
          <w:color w:val="000000"/>
          <w:sz w:val="24"/>
          <w:szCs w:val="24"/>
          <w:u w:val="none"/>
        </w:rPr>
        <w:t>https://www.inthepublicinterest.org/wp-content/uploads/ITPI_CA_Charter_Fraud_Mar2018.pdf</w:t>
      </w:r>
      <w:r w:rsidRPr="00330594">
        <w:rPr>
          <w:rStyle w:val="Hyperlink"/>
          <w:rFonts w:ascii="Fira Mono" w:hAnsi="Fira Mono"/>
          <w:color w:val="000000"/>
          <w:sz w:val="24"/>
          <w:szCs w:val="24"/>
          <w:u w:val="none"/>
          <w:rPrChange w:id="804" w:author="ABD" w:date="2024-04-30T20:01:00Z">
            <w:rPr>
              <w:rStyle w:val="Hyperlink"/>
              <w:rFonts w:ascii="Fira Mono" w:hAnsi="Fira Mono"/>
              <w:color w:val="000000"/>
              <w:sz w:val="20"/>
              <w:szCs w:val="20"/>
              <w:u w:val="none"/>
            </w:rPr>
          </w:rPrChange>
        </w:rPr>
        <w:fldChar w:fldCharType="end"/>
      </w:r>
    </w:p>
    <w:p w14:paraId="0B68003E" w14:textId="77777777" w:rsidR="00704A6D" w:rsidRPr="004C6E4B" w:rsidRDefault="00A63FD1">
      <w:pPr>
        <w:pStyle w:val="Reference"/>
        <w:rPr>
          <w:sz w:val="24"/>
          <w:szCs w:val="24"/>
        </w:rPr>
      </w:pPr>
      <w:r w:rsidRPr="004C6E4B">
        <w:rPr>
          <w:rFonts w:ascii="Alegreya" w:hAnsi="Alegreya"/>
          <w:color w:val="000000"/>
          <w:w w:val="90"/>
          <w:sz w:val="24"/>
          <w:szCs w:val="24"/>
          <w:u w:color="000000"/>
        </w:rPr>
        <w:t>Lamberti, C.</w:t>
      </w:r>
      <w:r w:rsidRPr="004C6E4B">
        <w:rPr>
          <w:rFonts w:ascii="Alegreya" w:hAnsi="Alegreya"/>
          <w:color w:val="000000"/>
          <w:spacing w:val="-1"/>
          <w:w w:val="90"/>
          <w:sz w:val="24"/>
          <w:szCs w:val="24"/>
          <w:u w:color="000000"/>
        </w:rPr>
        <w:t xml:space="preserve"> </w:t>
      </w:r>
      <w:r w:rsidRPr="004C6E4B">
        <w:rPr>
          <w:rFonts w:ascii="Alegreya" w:hAnsi="Alegreya"/>
          <w:color w:val="000000"/>
          <w:w w:val="90"/>
          <w:sz w:val="24"/>
          <w:szCs w:val="24"/>
          <w:u w:color="000000"/>
        </w:rPr>
        <w:t>(2015).</w:t>
      </w:r>
      <w:r w:rsidRPr="004C6E4B">
        <w:rPr>
          <w:rFonts w:ascii="Alegreya" w:hAnsi="Alegreya"/>
          <w:color w:val="000000"/>
          <w:spacing w:val="-1"/>
          <w:w w:val="90"/>
          <w:sz w:val="24"/>
          <w:szCs w:val="24"/>
          <w:u w:color="000000"/>
        </w:rPr>
        <w:t xml:space="preserve"> </w:t>
      </w:r>
      <w:r w:rsidRPr="004C6E4B">
        <w:rPr>
          <w:rFonts w:ascii="Alegreya" w:hAnsi="Alegreya"/>
          <w:i/>
          <w:color w:val="000000"/>
          <w:w w:val="90"/>
          <w:sz w:val="24"/>
          <w:szCs w:val="24"/>
          <w:u w:color="000000"/>
        </w:rPr>
        <w:t>Selling</w:t>
      </w:r>
      <w:r w:rsidRPr="004C6E4B">
        <w:rPr>
          <w:rFonts w:ascii="Alegreya" w:hAnsi="Alegreya"/>
          <w:i/>
          <w:color w:val="000000"/>
          <w:spacing w:val="-4"/>
          <w:w w:val="90"/>
          <w:sz w:val="24"/>
          <w:szCs w:val="24"/>
          <w:u w:color="000000"/>
        </w:rPr>
        <w:t xml:space="preserve"> </w:t>
      </w:r>
      <w:r w:rsidRPr="004C6E4B">
        <w:rPr>
          <w:rFonts w:ascii="Alegreya" w:hAnsi="Alegreya"/>
          <w:i/>
          <w:color w:val="000000"/>
          <w:w w:val="90"/>
          <w:sz w:val="24"/>
          <w:szCs w:val="24"/>
          <w:u w:color="000000"/>
        </w:rPr>
        <w:t>choice</w:t>
      </w:r>
      <w:r w:rsidRPr="004C6E4B">
        <w:rPr>
          <w:rFonts w:ascii="Alegreya" w:hAnsi="Alegreya"/>
          <w:i/>
          <w:color w:val="000000"/>
          <w:spacing w:val="-4"/>
          <w:w w:val="90"/>
          <w:sz w:val="24"/>
          <w:szCs w:val="24"/>
          <w:u w:color="000000"/>
        </w:rPr>
        <w:t xml:space="preserve"> </w:t>
      </w:r>
      <w:r w:rsidRPr="004C6E4B">
        <w:rPr>
          <w:rFonts w:ascii="Alegreya" w:hAnsi="Alegreya"/>
          <w:i/>
          <w:color w:val="000000"/>
          <w:w w:val="90"/>
          <w:sz w:val="24"/>
          <w:szCs w:val="24"/>
          <w:u w:color="000000"/>
        </w:rPr>
        <w:t>marketing</w:t>
      </w:r>
      <w:r w:rsidRPr="004C6E4B">
        <w:rPr>
          <w:rFonts w:ascii="Alegreya" w:hAnsi="Alegreya"/>
          <w:i/>
          <w:color w:val="000000"/>
          <w:spacing w:val="-4"/>
          <w:w w:val="90"/>
          <w:sz w:val="24"/>
          <w:szCs w:val="24"/>
          <w:u w:color="000000"/>
        </w:rPr>
        <w:t xml:space="preserve"> </w:t>
      </w:r>
      <w:r w:rsidRPr="004C6E4B">
        <w:rPr>
          <w:rFonts w:ascii="Alegreya" w:hAnsi="Alegreya"/>
          <w:i/>
          <w:color w:val="000000"/>
          <w:w w:val="90"/>
          <w:sz w:val="24"/>
          <w:szCs w:val="24"/>
          <w:u w:color="000000"/>
        </w:rPr>
        <w:t>in</w:t>
      </w:r>
      <w:r w:rsidRPr="004C6E4B">
        <w:rPr>
          <w:rFonts w:ascii="Alegreya" w:hAnsi="Alegreya"/>
          <w:i/>
          <w:color w:val="000000"/>
          <w:spacing w:val="-4"/>
          <w:w w:val="90"/>
          <w:sz w:val="24"/>
          <w:szCs w:val="24"/>
          <w:u w:color="000000"/>
        </w:rPr>
        <w:t xml:space="preserve"> </w:t>
      </w:r>
      <w:r w:rsidRPr="004C6E4B">
        <w:rPr>
          <w:rFonts w:ascii="Alegreya" w:hAnsi="Alegreya"/>
          <w:i/>
          <w:color w:val="000000"/>
          <w:w w:val="90"/>
          <w:sz w:val="24"/>
          <w:szCs w:val="24"/>
          <w:u w:color="000000"/>
        </w:rPr>
        <w:t>charter</w:t>
      </w:r>
      <w:r w:rsidRPr="004C6E4B">
        <w:rPr>
          <w:rFonts w:ascii="Alegreya" w:hAnsi="Alegreya"/>
          <w:i/>
          <w:color w:val="000000"/>
          <w:spacing w:val="-4"/>
          <w:w w:val="90"/>
          <w:sz w:val="24"/>
          <w:szCs w:val="24"/>
          <w:u w:color="000000"/>
        </w:rPr>
        <w:t xml:space="preserve"> </w:t>
      </w:r>
      <w:r w:rsidRPr="004C6E4B">
        <w:rPr>
          <w:rFonts w:ascii="Alegreya" w:hAnsi="Alegreya"/>
          <w:i/>
          <w:color w:val="000000"/>
          <w:w w:val="90"/>
          <w:sz w:val="24"/>
          <w:szCs w:val="24"/>
          <w:u w:color="000000"/>
        </w:rPr>
        <w:t>scho</w:t>
      </w:r>
      <w:r w:rsidRPr="004C6E4B">
        <w:rPr>
          <w:rFonts w:ascii="Alegreya" w:hAnsi="Alegreya"/>
          <w:i/>
          <w:color w:val="000000"/>
          <w:w w:val="90"/>
          <w:sz w:val="24"/>
          <w:szCs w:val="24"/>
          <w:u w:color="000000"/>
        </w:rPr>
        <w:t>ols</w:t>
      </w:r>
      <w:r w:rsidRPr="004C6E4B">
        <w:rPr>
          <w:rFonts w:ascii="Alegreya" w:hAnsi="Alegreya"/>
          <w:i/>
          <w:color w:val="000000"/>
          <w:spacing w:val="-4"/>
          <w:w w:val="90"/>
          <w:sz w:val="24"/>
          <w:szCs w:val="24"/>
          <w:u w:color="000000"/>
        </w:rPr>
        <w:t xml:space="preserve"> </w:t>
      </w:r>
      <w:r w:rsidRPr="004C6E4B">
        <w:rPr>
          <w:rFonts w:ascii="Alegreya" w:hAnsi="Alegreya"/>
          <w:i/>
          <w:color w:val="000000"/>
          <w:w w:val="90"/>
          <w:sz w:val="24"/>
          <w:szCs w:val="24"/>
          <w:u w:color="000000"/>
        </w:rPr>
        <w:t>in</w:t>
      </w:r>
      <w:r w:rsidRPr="004C6E4B">
        <w:rPr>
          <w:rFonts w:ascii="Alegreya" w:hAnsi="Alegreya"/>
          <w:i/>
          <w:color w:val="000000"/>
          <w:spacing w:val="-4"/>
          <w:w w:val="90"/>
          <w:sz w:val="24"/>
          <w:szCs w:val="24"/>
          <w:u w:color="000000"/>
        </w:rPr>
        <w:t xml:space="preserve"> </w:t>
      </w:r>
      <w:r w:rsidRPr="004C6E4B">
        <w:rPr>
          <w:rFonts w:ascii="Alegreya" w:hAnsi="Alegreya"/>
          <w:i/>
          <w:color w:val="000000"/>
          <w:w w:val="90"/>
          <w:sz w:val="24"/>
          <w:szCs w:val="24"/>
          <w:u w:color="000000"/>
        </w:rPr>
        <w:t>Chicago</w:t>
      </w:r>
      <w:r w:rsidRPr="004C6E4B">
        <w:rPr>
          <w:rFonts w:ascii="Alegreya" w:hAnsi="Alegreya"/>
          <w:color w:val="000000"/>
          <w:w w:val="90"/>
          <w:sz w:val="24"/>
          <w:szCs w:val="24"/>
          <w:u w:color="000000"/>
        </w:rPr>
        <w:t>.</w:t>
      </w:r>
      <w:r w:rsidRPr="004C6E4B">
        <w:rPr>
          <w:rFonts w:ascii="Alegreya" w:hAnsi="Alegreya"/>
          <w:color w:val="000000"/>
          <w:spacing w:val="-1"/>
          <w:w w:val="90"/>
          <w:sz w:val="24"/>
          <w:szCs w:val="24"/>
          <w:u w:color="000000"/>
        </w:rPr>
        <w:t xml:space="preserve"> </w:t>
      </w:r>
      <w:r w:rsidRPr="004C6E4B">
        <w:rPr>
          <w:rFonts w:ascii="Alegreya" w:hAnsi="Alegreya"/>
          <w:color w:val="000000"/>
          <w:w w:val="90"/>
          <w:sz w:val="24"/>
          <w:szCs w:val="24"/>
          <w:u w:color="000000"/>
        </w:rPr>
        <w:t xml:space="preserve">Chicago Teachers Union, </w:t>
      </w:r>
      <w:r w:rsidRPr="004C6E4B">
        <w:rPr>
          <w:rFonts w:ascii="Alegreya" w:hAnsi="Alegreya"/>
          <w:color w:val="000000"/>
          <w:sz w:val="24"/>
          <w:szCs w:val="24"/>
          <w:u w:color="000000"/>
        </w:rPr>
        <w:t>Local</w:t>
      </w:r>
      <w:r w:rsidRPr="004C6E4B">
        <w:rPr>
          <w:rFonts w:ascii="Alegreya" w:hAnsi="Alegreya"/>
          <w:color w:val="000000"/>
          <w:spacing w:val="-10"/>
          <w:sz w:val="24"/>
          <w:szCs w:val="24"/>
          <w:u w:color="000000"/>
        </w:rPr>
        <w:t xml:space="preserve"> </w:t>
      </w:r>
      <w:r w:rsidRPr="004C6E4B">
        <w:rPr>
          <w:rFonts w:ascii="Alegreya" w:hAnsi="Alegreya"/>
          <w:color w:val="000000"/>
          <w:sz w:val="24"/>
          <w:szCs w:val="24"/>
          <w:u w:color="000000"/>
        </w:rPr>
        <w:t>1.</w:t>
      </w:r>
      <w:r w:rsidRPr="004C6E4B">
        <w:rPr>
          <w:rFonts w:ascii="Alegreya" w:hAnsi="Alegreya"/>
          <w:color w:val="000000"/>
          <w:spacing w:val="-15"/>
          <w:sz w:val="24"/>
          <w:szCs w:val="24"/>
          <w:u w:color="000000"/>
        </w:rPr>
        <w:t xml:space="preserve"> </w:t>
      </w:r>
      <w:r w:rsidRPr="004C6E4B">
        <w:rPr>
          <w:rFonts w:ascii="Alegreya" w:hAnsi="Alegreya"/>
          <w:color w:val="000000"/>
          <w:sz w:val="24"/>
          <w:szCs w:val="24"/>
          <w:u w:color="000000"/>
        </w:rPr>
        <w:t>Chicago,</w:t>
      </w:r>
      <w:r w:rsidRPr="004C6E4B">
        <w:rPr>
          <w:rFonts w:ascii="Alegreya" w:hAnsi="Alegreya"/>
          <w:color w:val="000000"/>
          <w:spacing w:val="-15"/>
          <w:sz w:val="24"/>
          <w:szCs w:val="24"/>
          <w:u w:color="000000"/>
        </w:rPr>
        <w:t xml:space="preserve"> </w:t>
      </w:r>
      <w:r w:rsidRPr="004C6E4B">
        <w:rPr>
          <w:rFonts w:ascii="Alegreya" w:hAnsi="Alegreya"/>
          <w:color w:val="000000"/>
          <w:sz w:val="24"/>
          <w:szCs w:val="24"/>
          <w:u w:color="000000"/>
        </w:rPr>
        <w:t xml:space="preserve">IL. </w:t>
      </w:r>
      <w:r w:rsidRPr="00330594">
        <w:rPr>
          <w:sz w:val="24"/>
          <w:szCs w:val="24"/>
          <w:rPrChange w:id="805" w:author="ABD" w:date="2024-04-30T20:01:00Z">
            <w:rPr/>
          </w:rPrChange>
        </w:rPr>
        <w:fldChar w:fldCharType="begin"/>
      </w:r>
      <w:r w:rsidRPr="004C6E4B">
        <w:rPr>
          <w:sz w:val="24"/>
          <w:szCs w:val="24"/>
        </w:rPr>
        <w:instrText xml:space="preserve"> HYPERLINK "https://www.ctulocal1.org/wp-content/uploads/2018/10/Selling-Choice-Marketing-Charter-Schools-in-Chicago.pdf" \h </w:instrText>
      </w:r>
      <w:r w:rsidRPr="00330594">
        <w:rPr>
          <w:sz w:val="24"/>
          <w:szCs w:val="24"/>
          <w:rPrChange w:id="806" w:author="ABD" w:date="2024-04-30T20:01:00Z">
            <w:rPr/>
          </w:rPrChange>
        </w:rPr>
        <w:fldChar w:fldCharType="separate"/>
      </w:r>
      <w:r w:rsidRPr="004C6E4B">
        <w:rPr>
          <w:rStyle w:val="Hyperlink"/>
          <w:rFonts w:ascii="Fira Mono" w:hAnsi="Fira Mono"/>
          <w:color w:val="000000"/>
          <w:sz w:val="24"/>
          <w:szCs w:val="24"/>
          <w:u w:val="none" w:color="000000"/>
        </w:rPr>
        <w:t>https://www.ctulocal1.org/wp-content/uploads/2018/10/Selling-Choice-Marketing-Charter-Schools-in-Chicago.pdf</w:t>
      </w:r>
      <w:r w:rsidRPr="00330594">
        <w:rPr>
          <w:rStyle w:val="Hyperlink"/>
          <w:rFonts w:ascii="Fira Mono" w:hAnsi="Fira Mono"/>
          <w:color w:val="000000"/>
          <w:sz w:val="24"/>
          <w:szCs w:val="24"/>
          <w:u w:val="none" w:color="000000"/>
          <w:rPrChange w:id="807" w:author="ABD" w:date="2024-04-30T20:01:00Z">
            <w:rPr>
              <w:rStyle w:val="Hyperlink"/>
              <w:rFonts w:ascii="Fira Mono" w:hAnsi="Fira Mono"/>
              <w:color w:val="000000"/>
              <w:sz w:val="20"/>
              <w:szCs w:val="20"/>
              <w:u w:val="none" w:color="000000"/>
            </w:rPr>
          </w:rPrChange>
        </w:rPr>
        <w:fldChar w:fldCharType="end"/>
      </w:r>
    </w:p>
    <w:p w14:paraId="2FDDF456" w14:textId="77777777" w:rsidR="00704A6D" w:rsidRPr="004C6E4B" w:rsidRDefault="00A63FD1">
      <w:pPr>
        <w:pStyle w:val="Reference"/>
        <w:rPr>
          <w:sz w:val="24"/>
          <w:szCs w:val="24"/>
        </w:rPr>
      </w:pPr>
      <w:r w:rsidRPr="004C6E4B">
        <w:rPr>
          <w:rFonts w:ascii="Alegreya" w:hAnsi="Alegreya"/>
          <w:color w:val="000000"/>
          <w:w w:val="90"/>
          <w:sz w:val="24"/>
          <w:szCs w:val="24"/>
          <w:u w:color="000000"/>
        </w:rPr>
        <w:t>Leung,</w:t>
      </w:r>
      <w:r w:rsidRPr="004C6E4B">
        <w:rPr>
          <w:rFonts w:ascii="Alegreya" w:hAnsi="Alegreya"/>
          <w:color w:val="000000"/>
          <w:spacing w:val="-2"/>
          <w:w w:val="90"/>
          <w:sz w:val="24"/>
          <w:szCs w:val="24"/>
          <w:u w:color="000000"/>
        </w:rPr>
        <w:t xml:space="preserve"> </w:t>
      </w:r>
      <w:r w:rsidRPr="004C6E4B">
        <w:rPr>
          <w:rFonts w:ascii="Alegreya" w:hAnsi="Alegreya"/>
          <w:color w:val="000000"/>
          <w:w w:val="90"/>
          <w:sz w:val="24"/>
          <w:szCs w:val="24"/>
          <w:u w:color="000000"/>
        </w:rPr>
        <w:t>V.,</w:t>
      </w:r>
      <w:r w:rsidRPr="004C6E4B">
        <w:rPr>
          <w:rFonts w:ascii="Alegreya" w:hAnsi="Alegreya"/>
          <w:color w:val="000000"/>
          <w:spacing w:val="-8"/>
          <w:w w:val="90"/>
          <w:sz w:val="24"/>
          <w:szCs w:val="24"/>
          <w:u w:color="000000"/>
        </w:rPr>
        <w:t xml:space="preserve"> </w:t>
      </w:r>
      <w:proofErr w:type="spellStart"/>
      <w:r w:rsidRPr="004C6E4B">
        <w:rPr>
          <w:rFonts w:ascii="Alegreya" w:hAnsi="Alegreya"/>
          <w:color w:val="000000"/>
          <w:w w:val="90"/>
          <w:sz w:val="24"/>
          <w:szCs w:val="24"/>
          <w:u w:color="000000"/>
        </w:rPr>
        <w:t>Alejandre</w:t>
      </w:r>
      <w:proofErr w:type="spellEnd"/>
      <w:r w:rsidRPr="004C6E4B">
        <w:rPr>
          <w:rFonts w:ascii="Alegreya" w:hAnsi="Alegreya"/>
          <w:color w:val="000000"/>
          <w:w w:val="90"/>
          <w:sz w:val="24"/>
          <w:szCs w:val="24"/>
          <w:u w:color="000000"/>
        </w:rPr>
        <w:t>,</w:t>
      </w:r>
      <w:r w:rsidRPr="004C6E4B">
        <w:rPr>
          <w:rFonts w:ascii="Alegreya" w:hAnsi="Alegreya"/>
          <w:color w:val="000000"/>
          <w:spacing w:val="-2"/>
          <w:w w:val="90"/>
          <w:sz w:val="24"/>
          <w:szCs w:val="24"/>
          <w:u w:color="000000"/>
        </w:rPr>
        <w:t xml:space="preserve"> </w:t>
      </w:r>
      <w:r w:rsidRPr="004C6E4B">
        <w:rPr>
          <w:rFonts w:ascii="Alegreya" w:hAnsi="Alegreya"/>
          <w:color w:val="000000"/>
          <w:w w:val="90"/>
          <w:sz w:val="24"/>
          <w:szCs w:val="24"/>
          <w:u w:color="000000"/>
        </w:rPr>
        <w:t>R.</w:t>
      </w:r>
      <w:r w:rsidRPr="004C6E4B">
        <w:rPr>
          <w:rFonts w:ascii="Alegreya" w:hAnsi="Alegreya"/>
          <w:color w:val="000000"/>
          <w:spacing w:val="-2"/>
          <w:w w:val="90"/>
          <w:sz w:val="24"/>
          <w:szCs w:val="24"/>
          <w:u w:color="000000"/>
        </w:rPr>
        <w:t xml:space="preserve"> </w:t>
      </w:r>
      <w:r w:rsidRPr="004C6E4B">
        <w:rPr>
          <w:rFonts w:ascii="Alegreya" w:hAnsi="Alegreya"/>
          <w:color w:val="000000"/>
          <w:w w:val="90"/>
          <w:sz w:val="24"/>
          <w:szCs w:val="24"/>
          <w:u w:color="000000"/>
        </w:rPr>
        <w:t>H.,</w:t>
      </w:r>
      <w:r w:rsidRPr="004C6E4B">
        <w:rPr>
          <w:rFonts w:ascii="Alegreya" w:hAnsi="Alegreya"/>
          <w:color w:val="000000"/>
          <w:spacing w:val="-8"/>
          <w:w w:val="90"/>
          <w:sz w:val="24"/>
          <w:szCs w:val="24"/>
          <w:u w:color="000000"/>
        </w:rPr>
        <w:t xml:space="preserve"> </w:t>
      </w:r>
      <w:r w:rsidRPr="004C6E4B">
        <w:rPr>
          <w:rFonts w:ascii="Alegreya" w:hAnsi="Alegreya"/>
          <w:color w:val="000000"/>
          <w:w w:val="90"/>
          <w:sz w:val="24"/>
          <w:szCs w:val="24"/>
          <w:u w:color="000000"/>
        </w:rPr>
        <w:t>&amp;</w:t>
      </w:r>
      <w:r w:rsidRPr="004C6E4B">
        <w:rPr>
          <w:rFonts w:ascii="Alegreya" w:hAnsi="Alegreya"/>
          <w:color w:val="000000"/>
          <w:spacing w:val="-2"/>
          <w:w w:val="90"/>
          <w:sz w:val="24"/>
          <w:szCs w:val="24"/>
          <w:u w:color="000000"/>
        </w:rPr>
        <w:t xml:space="preserve"> </w:t>
      </w:r>
      <w:proofErr w:type="spellStart"/>
      <w:r w:rsidRPr="004C6E4B">
        <w:rPr>
          <w:rFonts w:ascii="Alegreya" w:hAnsi="Alegreya"/>
          <w:color w:val="000000"/>
          <w:w w:val="90"/>
          <w:sz w:val="24"/>
          <w:szCs w:val="24"/>
          <w:u w:color="000000"/>
        </w:rPr>
        <w:t>Jongco</w:t>
      </w:r>
      <w:proofErr w:type="spellEnd"/>
      <w:r w:rsidRPr="004C6E4B">
        <w:rPr>
          <w:rFonts w:ascii="Alegreya" w:hAnsi="Alegreya"/>
          <w:color w:val="000000"/>
          <w:w w:val="90"/>
          <w:sz w:val="24"/>
          <w:szCs w:val="24"/>
          <w:u w:color="000000"/>
        </w:rPr>
        <w:t>,</w:t>
      </w:r>
      <w:r w:rsidRPr="004C6E4B">
        <w:rPr>
          <w:rFonts w:ascii="Alegreya" w:hAnsi="Alegreya"/>
          <w:color w:val="000000"/>
          <w:spacing w:val="-2"/>
          <w:w w:val="90"/>
          <w:sz w:val="24"/>
          <w:szCs w:val="24"/>
          <w:u w:color="000000"/>
        </w:rPr>
        <w:t xml:space="preserve"> </w:t>
      </w:r>
      <w:r w:rsidRPr="004C6E4B">
        <w:rPr>
          <w:rFonts w:ascii="Alegreya" w:hAnsi="Alegreya"/>
          <w:color w:val="000000"/>
          <w:w w:val="90"/>
          <w:sz w:val="24"/>
          <w:szCs w:val="24"/>
          <w:u w:color="000000"/>
        </w:rPr>
        <w:t>A.</w:t>
      </w:r>
      <w:r w:rsidRPr="004C6E4B">
        <w:rPr>
          <w:rFonts w:ascii="Alegreya" w:hAnsi="Alegreya"/>
          <w:color w:val="000000"/>
          <w:spacing w:val="-8"/>
          <w:w w:val="90"/>
          <w:sz w:val="24"/>
          <w:szCs w:val="24"/>
          <w:u w:color="000000"/>
        </w:rPr>
        <w:t xml:space="preserve"> </w:t>
      </w:r>
      <w:r w:rsidRPr="004C6E4B">
        <w:rPr>
          <w:rFonts w:ascii="Alegreya" w:hAnsi="Alegreya"/>
          <w:color w:val="000000"/>
          <w:w w:val="90"/>
          <w:sz w:val="24"/>
          <w:szCs w:val="24"/>
          <w:u w:color="000000"/>
        </w:rPr>
        <w:t>(2016).</w:t>
      </w:r>
      <w:r w:rsidRPr="004C6E4B">
        <w:rPr>
          <w:rFonts w:ascii="Alegreya" w:hAnsi="Alegreya"/>
          <w:color w:val="000000"/>
          <w:spacing w:val="-8"/>
          <w:w w:val="90"/>
          <w:sz w:val="24"/>
          <w:szCs w:val="24"/>
          <w:u w:color="000000"/>
        </w:rPr>
        <w:t xml:space="preserve"> </w:t>
      </w:r>
      <w:r w:rsidRPr="004C6E4B">
        <w:rPr>
          <w:rFonts w:ascii="Alegreya" w:hAnsi="Alegreya"/>
          <w:i/>
          <w:color w:val="000000"/>
          <w:w w:val="90"/>
          <w:sz w:val="24"/>
          <w:szCs w:val="24"/>
          <w:u w:color="000000"/>
        </w:rPr>
        <w:t>Unequal</w:t>
      </w:r>
      <w:r w:rsidRPr="004C6E4B">
        <w:rPr>
          <w:rFonts w:ascii="Alegreya" w:hAnsi="Alegreya"/>
          <w:i/>
          <w:color w:val="000000"/>
          <w:spacing w:val="-10"/>
          <w:w w:val="90"/>
          <w:sz w:val="24"/>
          <w:szCs w:val="24"/>
          <w:u w:color="000000"/>
        </w:rPr>
        <w:t xml:space="preserve"> </w:t>
      </w:r>
      <w:r w:rsidRPr="004C6E4B">
        <w:rPr>
          <w:rFonts w:ascii="Alegreya" w:hAnsi="Alegreya"/>
          <w:i/>
          <w:color w:val="000000"/>
          <w:w w:val="90"/>
          <w:sz w:val="24"/>
          <w:szCs w:val="24"/>
          <w:u w:color="000000"/>
        </w:rPr>
        <w:t>access:</w:t>
      </w:r>
      <w:r w:rsidRPr="004C6E4B">
        <w:rPr>
          <w:rFonts w:ascii="Alegreya" w:hAnsi="Alegreya"/>
          <w:i/>
          <w:color w:val="000000"/>
          <w:spacing w:val="-10"/>
          <w:w w:val="90"/>
          <w:sz w:val="24"/>
          <w:szCs w:val="24"/>
          <w:u w:color="000000"/>
        </w:rPr>
        <w:t xml:space="preserve"> </w:t>
      </w:r>
      <w:r w:rsidRPr="004C6E4B">
        <w:rPr>
          <w:rFonts w:ascii="Alegreya" w:hAnsi="Alegreya"/>
          <w:i/>
          <w:color w:val="000000"/>
          <w:w w:val="90"/>
          <w:sz w:val="24"/>
          <w:szCs w:val="24"/>
          <w:u w:color="000000"/>
        </w:rPr>
        <w:t>How</w:t>
      </w:r>
      <w:r w:rsidRPr="004C6E4B">
        <w:rPr>
          <w:rFonts w:ascii="Alegreya" w:hAnsi="Alegreya"/>
          <w:i/>
          <w:color w:val="000000"/>
          <w:spacing w:val="-10"/>
          <w:w w:val="90"/>
          <w:sz w:val="24"/>
          <w:szCs w:val="24"/>
          <w:u w:color="000000"/>
        </w:rPr>
        <w:t xml:space="preserve"> </w:t>
      </w:r>
      <w:r w:rsidRPr="004C6E4B">
        <w:rPr>
          <w:rFonts w:ascii="Alegreya" w:hAnsi="Alegreya"/>
          <w:i/>
          <w:color w:val="000000"/>
          <w:w w:val="90"/>
          <w:sz w:val="24"/>
          <w:szCs w:val="24"/>
          <w:u w:color="000000"/>
        </w:rPr>
        <w:t>some</w:t>
      </w:r>
      <w:r w:rsidRPr="004C6E4B">
        <w:rPr>
          <w:rFonts w:ascii="Alegreya" w:hAnsi="Alegreya"/>
          <w:i/>
          <w:color w:val="000000"/>
          <w:spacing w:val="-10"/>
          <w:w w:val="90"/>
          <w:sz w:val="24"/>
          <w:szCs w:val="24"/>
          <w:u w:color="000000"/>
        </w:rPr>
        <w:t xml:space="preserve"> </w:t>
      </w:r>
      <w:r w:rsidRPr="004C6E4B">
        <w:rPr>
          <w:rFonts w:ascii="Alegreya" w:hAnsi="Alegreya"/>
          <w:i/>
          <w:color w:val="000000"/>
          <w:w w:val="90"/>
          <w:sz w:val="24"/>
          <w:szCs w:val="24"/>
          <w:u w:color="000000"/>
        </w:rPr>
        <w:t>California</w:t>
      </w:r>
      <w:r w:rsidRPr="004C6E4B">
        <w:rPr>
          <w:rFonts w:ascii="Alegreya" w:hAnsi="Alegreya"/>
          <w:i/>
          <w:color w:val="000000"/>
          <w:spacing w:val="-10"/>
          <w:w w:val="90"/>
          <w:sz w:val="24"/>
          <w:szCs w:val="24"/>
          <w:u w:color="000000"/>
        </w:rPr>
        <w:t xml:space="preserve"> </w:t>
      </w:r>
      <w:r w:rsidRPr="004C6E4B">
        <w:rPr>
          <w:rFonts w:ascii="Alegreya" w:hAnsi="Alegreya"/>
          <w:i/>
          <w:color w:val="000000"/>
          <w:w w:val="90"/>
          <w:sz w:val="24"/>
          <w:szCs w:val="24"/>
          <w:u w:color="000000"/>
        </w:rPr>
        <w:t>charter</w:t>
      </w:r>
      <w:r w:rsidRPr="004C6E4B">
        <w:rPr>
          <w:rFonts w:ascii="Alegreya" w:hAnsi="Alegreya"/>
          <w:i/>
          <w:color w:val="000000"/>
          <w:spacing w:val="-10"/>
          <w:w w:val="90"/>
          <w:sz w:val="24"/>
          <w:szCs w:val="24"/>
          <w:u w:color="000000"/>
        </w:rPr>
        <w:t xml:space="preserve"> </w:t>
      </w:r>
      <w:r w:rsidRPr="004C6E4B">
        <w:rPr>
          <w:rFonts w:ascii="Alegreya" w:hAnsi="Alegreya"/>
          <w:i/>
          <w:color w:val="000000"/>
          <w:w w:val="90"/>
          <w:sz w:val="24"/>
          <w:szCs w:val="24"/>
          <w:u w:color="000000"/>
        </w:rPr>
        <w:t xml:space="preserve">schools </w:t>
      </w:r>
      <w:r w:rsidRPr="004C6E4B">
        <w:rPr>
          <w:rFonts w:ascii="Alegreya" w:hAnsi="Alegreya"/>
          <w:i/>
          <w:color w:val="000000"/>
          <w:spacing w:val="-4"/>
          <w:sz w:val="24"/>
          <w:szCs w:val="24"/>
          <w:u w:color="000000"/>
        </w:rPr>
        <w:t>illegally</w:t>
      </w:r>
      <w:r w:rsidRPr="004C6E4B">
        <w:rPr>
          <w:rFonts w:ascii="Alegreya" w:hAnsi="Alegreya"/>
          <w:i/>
          <w:color w:val="000000"/>
          <w:spacing w:val="-8"/>
          <w:sz w:val="24"/>
          <w:szCs w:val="24"/>
          <w:u w:color="000000"/>
        </w:rPr>
        <w:t xml:space="preserve"> </w:t>
      </w:r>
      <w:r w:rsidRPr="004C6E4B">
        <w:rPr>
          <w:rFonts w:ascii="Alegreya" w:hAnsi="Alegreya"/>
          <w:i/>
          <w:color w:val="000000"/>
          <w:spacing w:val="-4"/>
          <w:sz w:val="24"/>
          <w:szCs w:val="24"/>
          <w:u w:color="000000"/>
        </w:rPr>
        <w:t>restrict</w:t>
      </w:r>
      <w:r w:rsidRPr="004C6E4B">
        <w:rPr>
          <w:rFonts w:ascii="Alegreya" w:hAnsi="Alegreya"/>
          <w:i/>
          <w:color w:val="000000"/>
          <w:spacing w:val="-8"/>
          <w:sz w:val="24"/>
          <w:szCs w:val="24"/>
          <w:u w:color="000000"/>
        </w:rPr>
        <w:t xml:space="preserve"> </w:t>
      </w:r>
      <w:r w:rsidRPr="004C6E4B">
        <w:rPr>
          <w:rFonts w:ascii="Alegreya" w:hAnsi="Alegreya"/>
          <w:i/>
          <w:color w:val="000000"/>
          <w:spacing w:val="-4"/>
          <w:sz w:val="24"/>
          <w:szCs w:val="24"/>
          <w:u w:color="000000"/>
        </w:rPr>
        <w:t>enrollment</w:t>
      </w:r>
      <w:r w:rsidRPr="004C6E4B">
        <w:rPr>
          <w:rFonts w:ascii="Alegreya" w:hAnsi="Alegreya"/>
          <w:color w:val="000000"/>
          <w:spacing w:val="-4"/>
          <w:sz w:val="24"/>
          <w:szCs w:val="24"/>
          <w:u w:color="000000"/>
        </w:rPr>
        <w:t xml:space="preserve">. </w:t>
      </w:r>
      <w:r w:rsidRPr="00330594">
        <w:rPr>
          <w:sz w:val="24"/>
          <w:szCs w:val="24"/>
          <w:rPrChange w:id="808" w:author="ABD" w:date="2024-04-30T20:01:00Z">
            <w:rPr/>
          </w:rPrChange>
        </w:rPr>
        <w:fldChar w:fldCharType="begin"/>
      </w:r>
      <w:r w:rsidRPr="004C6E4B">
        <w:rPr>
          <w:sz w:val="24"/>
          <w:szCs w:val="24"/>
        </w:rPr>
        <w:instrText xml:space="preserve"> HYPERLINK "https://www.aclusocal.org/sites/default/files/field_documents/report-" \h </w:instrText>
      </w:r>
      <w:r w:rsidRPr="00330594">
        <w:rPr>
          <w:sz w:val="24"/>
          <w:szCs w:val="24"/>
          <w:rPrChange w:id="809" w:author="ABD" w:date="2024-04-30T20:01:00Z">
            <w:rPr/>
          </w:rPrChange>
        </w:rPr>
        <w:fldChar w:fldCharType="separate"/>
      </w:r>
      <w:r w:rsidRPr="004C6E4B">
        <w:rPr>
          <w:rStyle w:val="Hyperlink"/>
          <w:rFonts w:ascii="Fira Mono" w:hAnsi="Fira Mono"/>
          <w:color w:val="000000"/>
          <w:spacing w:val="-2"/>
          <w:sz w:val="24"/>
          <w:szCs w:val="24"/>
          <w:u w:val="none" w:color="000000"/>
        </w:rPr>
        <w:t>https://www.aclusocal.org/sites/default/files/field_documents/report- unequal-access-080116.pdf</w:t>
      </w:r>
      <w:r w:rsidRPr="00330594">
        <w:rPr>
          <w:rStyle w:val="Hyperlink"/>
          <w:rFonts w:ascii="Fira Mono" w:hAnsi="Fira Mono"/>
          <w:color w:val="000000"/>
          <w:spacing w:val="-2"/>
          <w:sz w:val="24"/>
          <w:szCs w:val="24"/>
          <w:u w:val="none" w:color="000000"/>
          <w:rPrChange w:id="810" w:author="ABD" w:date="2024-04-30T20:01:00Z">
            <w:rPr>
              <w:rStyle w:val="Hyperlink"/>
              <w:rFonts w:ascii="Fira Mono" w:hAnsi="Fira Mono"/>
              <w:color w:val="000000"/>
              <w:spacing w:val="-2"/>
              <w:sz w:val="20"/>
              <w:szCs w:val="20"/>
              <w:u w:val="none" w:color="000000"/>
            </w:rPr>
          </w:rPrChange>
        </w:rPr>
        <w:fldChar w:fldCharType="end"/>
      </w:r>
      <w:r w:rsidRPr="004C6E4B">
        <w:rPr>
          <w:rFonts w:ascii="Alegreya" w:hAnsi="Alegreya"/>
          <w:color w:val="000000"/>
          <w:spacing w:val="-4"/>
          <w:sz w:val="24"/>
          <w:szCs w:val="24"/>
          <w:u w:color="000000"/>
        </w:rPr>
        <w:t xml:space="preserve"> </w:t>
      </w:r>
    </w:p>
    <w:p w14:paraId="70F3485A" w14:textId="77777777" w:rsidR="00704A6D" w:rsidRPr="004C6E4B" w:rsidRDefault="00A63FD1">
      <w:pPr>
        <w:pStyle w:val="Reference"/>
        <w:rPr>
          <w:sz w:val="24"/>
          <w:szCs w:val="24"/>
        </w:rPr>
      </w:pPr>
      <w:r w:rsidRPr="004C6E4B">
        <w:rPr>
          <w:rFonts w:ascii="Alegreya" w:hAnsi="Alegreya"/>
          <w:color w:val="000000"/>
          <w:w w:val="90"/>
          <w:sz w:val="24"/>
          <w:szCs w:val="24"/>
          <w:u w:color="000000"/>
        </w:rPr>
        <w:t>Molnar, A. et al (2023</w:t>
      </w:r>
      <w:proofErr w:type="gramStart"/>
      <w:r w:rsidRPr="004C6E4B">
        <w:rPr>
          <w:rFonts w:ascii="Alegreya" w:hAnsi="Alegreya"/>
          <w:color w:val="000000"/>
          <w:w w:val="90"/>
          <w:sz w:val="24"/>
          <w:szCs w:val="24"/>
          <w:u w:color="000000"/>
        </w:rPr>
        <w:t>).</w:t>
      </w:r>
      <w:r w:rsidRPr="004C6E4B">
        <w:rPr>
          <w:rFonts w:ascii="Alegreya" w:hAnsi="Alegreya"/>
          <w:i/>
          <w:color w:val="000000"/>
          <w:w w:val="90"/>
          <w:sz w:val="24"/>
          <w:szCs w:val="24"/>
          <w:u w:color="000000"/>
        </w:rPr>
        <w:t>Virtual</w:t>
      </w:r>
      <w:proofErr w:type="gramEnd"/>
      <w:r w:rsidRPr="004C6E4B">
        <w:rPr>
          <w:rFonts w:ascii="Alegreya" w:hAnsi="Alegreya"/>
          <w:i/>
          <w:color w:val="000000"/>
          <w:w w:val="90"/>
          <w:sz w:val="24"/>
          <w:szCs w:val="24"/>
          <w:u w:color="000000"/>
        </w:rPr>
        <w:t xml:space="preserve"> schools in the U.S. 2023</w:t>
      </w:r>
      <w:r w:rsidRPr="004C6E4B">
        <w:rPr>
          <w:rFonts w:ascii="Alegreya" w:hAnsi="Alegreya"/>
          <w:color w:val="000000"/>
          <w:w w:val="90"/>
          <w:sz w:val="24"/>
          <w:szCs w:val="24"/>
          <w:u w:color="000000"/>
        </w:rPr>
        <w:t xml:space="preserve"> (2023). Nationa</w:t>
      </w:r>
      <w:r w:rsidRPr="004C6E4B">
        <w:rPr>
          <w:rFonts w:ascii="Alegreya" w:hAnsi="Alegreya"/>
          <w:color w:val="000000"/>
          <w:w w:val="90"/>
          <w:sz w:val="24"/>
          <w:szCs w:val="24"/>
          <w:u w:color="000000"/>
        </w:rPr>
        <w:t xml:space="preserve">l Education Policy Center. </w:t>
      </w:r>
      <w:r w:rsidRPr="00330594">
        <w:rPr>
          <w:sz w:val="24"/>
          <w:szCs w:val="24"/>
          <w:rPrChange w:id="811" w:author="ABD" w:date="2024-04-30T20:01:00Z">
            <w:rPr/>
          </w:rPrChange>
        </w:rPr>
        <w:fldChar w:fldCharType="begin"/>
      </w:r>
      <w:r w:rsidRPr="004C6E4B">
        <w:rPr>
          <w:sz w:val="24"/>
          <w:szCs w:val="24"/>
        </w:rPr>
        <w:instrText xml:space="preserve"> HYPERLINK "https://nepc.colorado.edu/sites/default/files/publications/Complete%202023%20Virtual%20Schools_0.pdf" \h </w:instrText>
      </w:r>
      <w:r w:rsidRPr="00330594">
        <w:rPr>
          <w:sz w:val="24"/>
          <w:szCs w:val="24"/>
          <w:rPrChange w:id="812" w:author="ABD" w:date="2024-04-30T20:01:00Z">
            <w:rPr/>
          </w:rPrChange>
        </w:rPr>
        <w:fldChar w:fldCharType="separate"/>
      </w:r>
      <w:r w:rsidRPr="004C6E4B">
        <w:rPr>
          <w:rStyle w:val="Hyperlink"/>
          <w:rFonts w:ascii="Fira Mono" w:hAnsi="Fira Mono"/>
          <w:color w:val="000000"/>
          <w:w w:val="90"/>
          <w:sz w:val="24"/>
          <w:szCs w:val="24"/>
          <w:u w:val="none" w:color="000000"/>
        </w:rPr>
        <w:t>https://nepc.colorado.edu/sites/default/files/publications/Complete%202023%20Virtual%20Schools_0.pdf</w:t>
      </w:r>
      <w:r w:rsidRPr="00330594">
        <w:rPr>
          <w:rStyle w:val="Hyperlink"/>
          <w:rFonts w:ascii="Fira Mono" w:hAnsi="Fira Mono"/>
          <w:color w:val="000000"/>
          <w:w w:val="90"/>
          <w:sz w:val="24"/>
          <w:szCs w:val="24"/>
          <w:u w:val="none" w:color="000000"/>
          <w:rPrChange w:id="813" w:author="ABD" w:date="2024-04-30T20:01:00Z">
            <w:rPr>
              <w:rStyle w:val="Hyperlink"/>
              <w:rFonts w:ascii="Fira Mono" w:hAnsi="Fira Mono"/>
              <w:color w:val="000000"/>
              <w:w w:val="90"/>
              <w:sz w:val="20"/>
              <w:szCs w:val="20"/>
              <w:u w:val="none" w:color="000000"/>
            </w:rPr>
          </w:rPrChange>
        </w:rPr>
        <w:fldChar w:fldCharType="end"/>
      </w:r>
    </w:p>
    <w:p w14:paraId="402B9EFB" w14:textId="77777777" w:rsidR="00704A6D" w:rsidRPr="004C6E4B" w:rsidRDefault="00A63FD1">
      <w:pPr>
        <w:pStyle w:val="Reference"/>
        <w:rPr>
          <w:sz w:val="24"/>
          <w:szCs w:val="24"/>
        </w:rPr>
      </w:pPr>
      <w:proofErr w:type="spellStart"/>
      <w:r w:rsidRPr="004C6E4B">
        <w:rPr>
          <w:rFonts w:ascii="Alegreya" w:hAnsi="Alegreya"/>
          <w:color w:val="000000"/>
          <w:w w:val="90"/>
          <w:sz w:val="24"/>
          <w:szCs w:val="24"/>
          <w:u w:color="000000"/>
        </w:rPr>
        <w:t>Mommandi</w:t>
      </w:r>
      <w:proofErr w:type="spellEnd"/>
      <w:r w:rsidRPr="004C6E4B">
        <w:rPr>
          <w:rFonts w:ascii="Alegreya" w:hAnsi="Alegreya"/>
          <w:color w:val="000000"/>
          <w:w w:val="90"/>
          <w:sz w:val="24"/>
          <w:szCs w:val="24"/>
          <w:u w:color="000000"/>
        </w:rPr>
        <w:t>,</w:t>
      </w:r>
      <w:r w:rsidRPr="004C6E4B">
        <w:rPr>
          <w:rFonts w:ascii="Alegreya" w:hAnsi="Alegreya"/>
          <w:color w:val="000000"/>
          <w:spacing w:val="-3"/>
          <w:w w:val="90"/>
          <w:sz w:val="24"/>
          <w:szCs w:val="24"/>
          <w:u w:color="000000"/>
        </w:rPr>
        <w:t xml:space="preserve"> </w:t>
      </w:r>
      <w:r w:rsidRPr="004C6E4B">
        <w:rPr>
          <w:rFonts w:ascii="Alegreya" w:hAnsi="Alegreya"/>
          <w:color w:val="000000"/>
          <w:w w:val="90"/>
          <w:sz w:val="24"/>
          <w:szCs w:val="24"/>
          <w:u w:color="000000"/>
        </w:rPr>
        <w:t>W.,</w:t>
      </w:r>
      <w:r w:rsidRPr="004C6E4B">
        <w:rPr>
          <w:rFonts w:ascii="Alegreya" w:hAnsi="Alegreya"/>
          <w:color w:val="000000"/>
          <w:spacing w:val="-9"/>
          <w:w w:val="90"/>
          <w:sz w:val="24"/>
          <w:szCs w:val="24"/>
          <w:u w:color="000000"/>
        </w:rPr>
        <w:t xml:space="preserve"> </w:t>
      </w:r>
      <w:r w:rsidRPr="004C6E4B">
        <w:rPr>
          <w:rFonts w:ascii="Alegreya" w:hAnsi="Alegreya"/>
          <w:color w:val="000000"/>
          <w:w w:val="90"/>
          <w:sz w:val="24"/>
          <w:szCs w:val="24"/>
          <w:u w:color="000000"/>
        </w:rPr>
        <w:t>&amp;</w:t>
      </w:r>
      <w:r w:rsidRPr="004C6E4B">
        <w:rPr>
          <w:rFonts w:ascii="Alegreya" w:hAnsi="Alegreya"/>
          <w:color w:val="000000"/>
          <w:spacing w:val="-3"/>
          <w:w w:val="90"/>
          <w:sz w:val="24"/>
          <w:szCs w:val="24"/>
          <w:u w:color="000000"/>
        </w:rPr>
        <w:t xml:space="preserve"> </w:t>
      </w:r>
      <w:proofErr w:type="spellStart"/>
      <w:r w:rsidRPr="004C6E4B">
        <w:rPr>
          <w:rFonts w:ascii="Alegreya" w:hAnsi="Alegreya"/>
          <w:color w:val="000000"/>
          <w:w w:val="90"/>
          <w:sz w:val="24"/>
          <w:szCs w:val="24"/>
          <w:u w:color="000000"/>
        </w:rPr>
        <w:t>Welner</w:t>
      </w:r>
      <w:proofErr w:type="spellEnd"/>
      <w:r w:rsidRPr="004C6E4B">
        <w:rPr>
          <w:rFonts w:ascii="Alegreya" w:hAnsi="Alegreya"/>
          <w:color w:val="000000"/>
          <w:w w:val="90"/>
          <w:sz w:val="24"/>
          <w:szCs w:val="24"/>
          <w:u w:color="000000"/>
        </w:rPr>
        <w:t>,</w:t>
      </w:r>
      <w:r w:rsidRPr="004C6E4B">
        <w:rPr>
          <w:rFonts w:ascii="Alegreya" w:hAnsi="Alegreya"/>
          <w:color w:val="000000"/>
          <w:spacing w:val="-3"/>
          <w:w w:val="90"/>
          <w:sz w:val="24"/>
          <w:szCs w:val="24"/>
          <w:u w:color="000000"/>
        </w:rPr>
        <w:t xml:space="preserve"> </w:t>
      </w:r>
      <w:r w:rsidRPr="004C6E4B">
        <w:rPr>
          <w:rFonts w:ascii="Alegreya" w:hAnsi="Alegreya"/>
          <w:color w:val="000000"/>
          <w:w w:val="90"/>
          <w:sz w:val="24"/>
          <w:szCs w:val="24"/>
          <w:u w:color="000000"/>
        </w:rPr>
        <w:t>K.</w:t>
      </w:r>
      <w:r w:rsidRPr="004C6E4B">
        <w:rPr>
          <w:rFonts w:ascii="Alegreya" w:hAnsi="Alegreya"/>
          <w:color w:val="000000"/>
          <w:spacing w:val="-9"/>
          <w:w w:val="90"/>
          <w:sz w:val="24"/>
          <w:szCs w:val="24"/>
          <w:u w:color="000000"/>
        </w:rPr>
        <w:t xml:space="preserve"> </w:t>
      </w:r>
      <w:r w:rsidRPr="004C6E4B">
        <w:rPr>
          <w:rFonts w:ascii="Alegreya" w:hAnsi="Alegreya"/>
          <w:color w:val="000000"/>
          <w:w w:val="90"/>
          <w:sz w:val="24"/>
          <w:szCs w:val="24"/>
          <w:u w:color="000000"/>
        </w:rPr>
        <w:t>(2021).</w:t>
      </w:r>
      <w:r w:rsidRPr="004C6E4B">
        <w:rPr>
          <w:rFonts w:ascii="Alegreya" w:hAnsi="Alegreya"/>
          <w:color w:val="000000"/>
          <w:spacing w:val="-9"/>
          <w:w w:val="90"/>
          <w:sz w:val="24"/>
          <w:szCs w:val="24"/>
          <w:u w:color="000000"/>
        </w:rPr>
        <w:t xml:space="preserve"> </w:t>
      </w:r>
      <w:r w:rsidRPr="004C6E4B">
        <w:rPr>
          <w:rFonts w:ascii="Alegreya" w:hAnsi="Alegreya"/>
          <w:i/>
          <w:color w:val="000000"/>
          <w:w w:val="90"/>
          <w:sz w:val="24"/>
          <w:szCs w:val="24"/>
          <w:u w:color="000000"/>
        </w:rPr>
        <w:t>School’s</w:t>
      </w:r>
      <w:r w:rsidRPr="004C6E4B">
        <w:rPr>
          <w:rFonts w:ascii="Alegreya" w:hAnsi="Alegreya"/>
          <w:i/>
          <w:color w:val="000000"/>
          <w:spacing w:val="-11"/>
          <w:w w:val="90"/>
          <w:sz w:val="24"/>
          <w:szCs w:val="24"/>
          <w:u w:color="000000"/>
        </w:rPr>
        <w:t xml:space="preserve"> </w:t>
      </w:r>
      <w:r w:rsidRPr="004C6E4B">
        <w:rPr>
          <w:rFonts w:ascii="Alegreya" w:hAnsi="Alegreya"/>
          <w:i/>
          <w:color w:val="000000"/>
          <w:w w:val="90"/>
          <w:sz w:val="24"/>
          <w:szCs w:val="24"/>
          <w:u w:color="000000"/>
        </w:rPr>
        <w:t>choice:</w:t>
      </w:r>
      <w:r w:rsidRPr="004C6E4B">
        <w:rPr>
          <w:rFonts w:ascii="Alegreya" w:hAnsi="Alegreya"/>
          <w:i/>
          <w:color w:val="000000"/>
          <w:spacing w:val="-11"/>
          <w:w w:val="90"/>
          <w:sz w:val="24"/>
          <w:szCs w:val="24"/>
          <w:u w:color="000000"/>
        </w:rPr>
        <w:t xml:space="preserve"> </w:t>
      </w:r>
      <w:r w:rsidRPr="004C6E4B">
        <w:rPr>
          <w:rFonts w:ascii="Alegreya" w:hAnsi="Alegreya"/>
          <w:i/>
          <w:color w:val="000000"/>
          <w:w w:val="90"/>
          <w:sz w:val="24"/>
          <w:szCs w:val="24"/>
          <w:u w:color="000000"/>
        </w:rPr>
        <w:t>How</w:t>
      </w:r>
      <w:r w:rsidRPr="004C6E4B">
        <w:rPr>
          <w:rFonts w:ascii="Alegreya" w:hAnsi="Alegreya"/>
          <w:i/>
          <w:color w:val="000000"/>
          <w:spacing w:val="-11"/>
          <w:w w:val="90"/>
          <w:sz w:val="24"/>
          <w:szCs w:val="24"/>
          <w:u w:color="000000"/>
        </w:rPr>
        <w:t xml:space="preserve"> </w:t>
      </w:r>
      <w:r w:rsidRPr="004C6E4B">
        <w:rPr>
          <w:rFonts w:ascii="Alegreya" w:hAnsi="Alegreya"/>
          <w:i/>
          <w:color w:val="000000"/>
          <w:w w:val="90"/>
          <w:sz w:val="24"/>
          <w:szCs w:val="24"/>
          <w:u w:color="000000"/>
        </w:rPr>
        <w:t>charter</w:t>
      </w:r>
      <w:r w:rsidRPr="004C6E4B">
        <w:rPr>
          <w:rFonts w:ascii="Alegreya" w:hAnsi="Alegreya"/>
          <w:i/>
          <w:color w:val="000000"/>
          <w:spacing w:val="-11"/>
          <w:w w:val="90"/>
          <w:sz w:val="24"/>
          <w:szCs w:val="24"/>
          <w:u w:color="000000"/>
        </w:rPr>
        <w:t xml:space="preserve"> </w:t>
      </w:r>
      <w:r w:rsidRPr="004C6E4B">
        <w:rPr>
          <w:rFonts w:ascii="Alegreya" w:hAnsi="Alegreya"/>
          <w:i/>
          <w:color w:val="000000"/>
          <w:w w:val="90"/>
          <w:sz w:val="24"/>
          <w:szCs w:val="24"/>
          <w:u w:color="000000"/>
        </w:rPr>
        <w:t>schools</w:t>
      </w:r>
      <w:r w:rsidRPr="004C6E4B">
        <w:rPr>
          <w:rFonts w:ascii="Alegreya" w:hAnsi="Alegreya"/>
          <w:i/>
          <w:color w:val="000000"/>
          <w:spacing w:val="-11"/>
          <w:w w:val="90"/>
          <w:sz w:val="24"/>
          <w:szCs w:val="24"/>
          <w:u w:color="000000"/>
        </w:rPr>
        <w:t xml:space="preserve"> </w:t>
      </w:r>
      <w:r w:rsidRPr="004C6E4B">
        <w:rPr>
          <w:rFonts w:ascii="Alegreya" w:hAnsi="Alegreya"/>
          <w:i/>
          <w:color w:val="000000"/>
          <w:w w:val="90"/>
          <w:sz w:val="24"/>
          <w:szCs w:val="24"/>
          <w:u w:color="000000"/>
        </w:rPr>
        <w:t>control</w:t>
      </w:r>
      <w:r w:rsidRPr="004C6E4B">
        <w:rPr>
          <w:rFonts w:ascii="Alegreya" w:hAnsi="Alegreya"/>
          <w:i/>
          <w:color w:val="000000"/>
          <w:spacing w:val="-11"/>
          <w:w w:val="90"/>
          <w:sz w:val="24"/>
          <w:szCs w:val="24"/>
          <w:u w:color="000000"/>
        </w:rPr>
        <w:t xml:space="preserve"> </w:t>
      </w:r>
      <w:r w:rsidRPr="004C6E4B">
        <w:rPr>
          <w:rFonts w:ascii="Alegreya" w:hAnsi="Alegreya"/>
          <w:i/>
          <w:color w:val="000000"/>
          <w:w w:val="90"/>
          <w:sz w:val="24"/>
          <w:szCs w:val="24"/>
          <w:u w:color="000000"/>
        </w:rPr>
        <w:t>access</w:t>
      </w:r>
      <w:r w:rsidRPr="004C6E4B">
        <w:rPr>
          <w:rFonts w:ascii="Alegreya" w:hAnsi="Alegreya"/>
          <w:i/>
          <w:color w:val="000000"/>
          <w:spacing w:val="-11"/>
          <w:w w:val="90"/>
          <w:sz w:val="24"/>
          <w:szCs w:val="24"/>
          <w:u w:color="000000"/>
        </w:rPr>
        <w:t xml:space="preserve"> </w:t>
      </w:r>
      <w:r w:rsidRPr="004C6E4B">
        <w:rPr>
          <w:rFonts w:ascii="Alegreya" w:hAnsi="Alegreya"/>
          <w:i/>
          <w:color w:val="000000"/>
          <w:w w:val="90"/>
          <w:sz w:val="24"/>
          <w:szCs w:val="24"/>
          <w:u w:color="000000"/>
        </w:rPr>
        <w:t>and</w:t>
      </w:r>
      <w:r w:rsidRPr="004C6E4B">
        <w:rPr>
          <w:rFonts w:ascii="Alegreya" w:hAnsi="Alegreya"/>
          <w:i/>
          <w:color w:val="000000"/>
          <w:spacing w:val="-11"/>
          <w:w w:val="90"/>
          <w:sz w:val="24"/>
          <w:szCs w:val="24"/>
          <w:u w:color="000000"/>
        </w:rPr>
        <w:t xml:space="preserve"> </w:t>
      </w:r>
      <w:r w:rsidRPr="004C6E4B">
        <w:rPr>
          <w:rFonts w:ascii="Alegreya" w:hAnsi="Alegreya"/>
          <w:i/>
          <w:color w:val="000000"/>
          <w:w w:val="90"/>
          <w:sz w:val="24"/>
          <w:szCs w:val="24"/>
          <w:u w:color="000000"/>
        </w:rPr>
        <w:t xml:space="preserve">shape </w:t>
      </w:r>
      <w:r w:rsidRPr="004C6E4B">
        <w:rPr>
          <w:rFonts w:ascii="Alegreya" w:hAnsi="Alegreya"/>
          <w:i/>
          <w:color w:val="000000"/>
          <w:spacing w:val="-4"/>
          <w:sz w:val="24"/>
          <w:szCs w:val="24"/>
          <w:u w:color="000000"/>
        </w:rPr>
        <w:t>enrollment</w:t>
      </w:r>
      <w:r w:rsidRPr="004C6E4B">
        <w:rPr>
          <w:rFonts w:ascii="Alegreya" w:hAnsi="Alegreya"/>
          <w:color w:val="000000"/>
          <w:spacing w:val="-4"/>
          <w:sz w:val="24"/>
          <w:szCs w:val="24"/>
          <w:u w:color="000000"/>
        </w:rPr>
        <w:t>.</w:t>
      </w:r>
      <w:r w:rsidRPr="004C6E4B">
        <w:rPr>
          <w:rFonts w:ascii="Alegreya" w:hAnsi="Alegreya"/>
          <w:color w:val="000000"/>
          <w:spacing w:val="-18"/>
          <w:sz w:val="24"/>
          <w:szCs w:val="24"/>
          <w:u w:color="000000"/>
        </w:rPr>
        <w:t xml:space="preserve"> </w:t>
      </w:r>
      <w:r w:rsidRPr="004C6E4B">
        <w:rPr>
          <w:rFonts w:ascii="Alegreya" w:hAnsi="Alegreya"/>
          <w:color w:val="000000"/>
          <w:spacing w:val="-4"/>
          <w:sz w:val="24"/>
          <w:szCs w:val="24"/>
          <w:u w:color="000000"/>
        </w:rPr>
        <w:t>Teachers</w:t>
      </w:r>
      <w:r w:rsidRPr="004C6E4B">
        <w:rPr>
          <w:rFonts w:ascii="Alegreya" w:hAnsi="Alegreya"/>
          <w:color w:val="000000"/>
          <w:spacing w:val="-13"/>
          <w:sz w:val="24"/>
          <w:szCs w:val="24"/>
          <w:u w:color="000000"/>
        </w:rPr>
        <w:t xml:space="preserve"> </w:t>
      </w:r>
      <w:r w:rsidRPr="004C6E4B">
        <w:rPr>
          <w:rFonts w:ascii="Alegreya" w:hAnsi="Alegreya"/>
          <w:color w:val="000000"/>
          <w:spacing w:val="-4"/>
          <w:sz w:val="24"/>
          <w:szCs w:val="24"/>
          <w:u w:color="000000"/>
        </w:rPr>
        <w:t>College</w:t>
      </w:r>
      <w:r w:rsidRPr="004C6E4B">
        <w:rPr>
          <w:rFonts w:ascii="Alegreya" w:hAnsi="Alegreya"/>
          <w:color w:val="000000"/>
          <w:spacing w:val="-13"/>
          <w:sz w:val="24"/>
          <w:szCs w:val="24"/>
          <w:u w:color="000000"/>
        </w:rPr>
        <w:t xml:space="preserve"> </w:t>
      </w:r>
      <w:r w:rsidRPr="004C6E4B">
        <w:rPr>
          <w:rFonts w:ascii="Alegreya" w:hAnsi="Alegreya"/>
          <w:color w:val="000000"/>
          <w:spacing w:val="-4"/>
          <w:sz w:val="24"/>
          <w:szCs w:val="24"/>
          <w:u w:color="000000"/>
        </w:rPr>
        <w:t xml:space="preserve">Press. </w:t>
      </w:r>
      <w:r w:rsidRPr="00330594">
        <w:rPr>
          <w:sz w:val="24"/>
          <w:szCs w:val="24"/>
          <w:rPrChange w:id="814" w:author="ABD" w:date="2024-04-30T20:01:00Z">
            <w:rPr/>
          </w:rPrChange>
        </w:rPr>
        <w:fldChar w:fldCharType="begin"/>
      </w:r>
      <w:r w:rsidRPr="004C6E4B">
        <w:rPr>
          <w:sz w:val="24"/>
          <w:szCs w:val="24"/>
        </w:rPr>
        <w:instrText xml:space="preserve"> HYPERLINK "https://www.tcpress.com/school’s-choice-9780807765814" \h </w:instrText>
      </w:r>
      <w:r w:rsidRPr="00330594">
        <w:rPr>
          <w:sz w:val="24"/>
          <w:szCs w:val="24"/>
          <w:rPrChange w:id="815" w:author="ABD" w:date="2024-04-30T20:01:00Z">
            <w:rPr/>
          </w:rPrChange>
        </w:rPr>
        <w:fldChar w:fldCharType="separate"/>
      </w:r>
      <w:r w:rsidRPr="004C6E4B">
        <w:rPr>
          <w:rStyle w:val="Hyperlink"/>
          <w:rFonts w:ascii="Fira Mono" w:hAnsi="Fira Mono"/>
          <w:color w:val="000000"/>
          <w:spacing w:val="-2"/>
          <w:sz w:val="24"/>
          <w:szCs w:val="24"/>
          <w:u w:val="none" w:color="000000"/>
        </w:rPr>
        <w:t>https://www.tcpress.com/school%E2%80%99s-choice-9780807765814</w:t>
      </w:r>
      <w:r w:rsidRPr="00330594">
        <w:rPr>
          <w:rStyle w:val="Hyperlink"/>
          <w:rFonts w:ascii="Fira Mono" w:hAnsi="Fira Mono"/>
          <w:color w:val="000000"/>
          <w:spacing w:val="-2"/>
          <w:sz w:val="24"/>
          <w:szCs w:val="24"/>
          <w:u w:val="none" w:color="000000"/>
          <w:rPrChange w:id="816" w:author="ABD" w:date="2024-04-30T20:01:00Z">
            <w:rPr>
              <w:rStyle w:val="Hyperlink"/>
              <w:rFonts w:ascii="Fira Mono" w:hAnsi="Fira Mono"/>
              <w:color w:val="000000"/>
              <w:spacing w:val="-2"/>
              <w:sz w:val="20"/>
              <w:szCs w:val="20"/>
              <w:u w:val="none" w:color="000000"/>
            </w:rPr>
          </w:rPrChange>
        </w:rPr>
        <w:fldChar w:fldCharType="end"/>
      </w:r>
    </w:p>
    <w:p w14:paraId="647EC771" w14:textId="77777777" w:rsidR="00704A6D" w:rsidRPr="004C6E4B" w:rsidRDefault="00A63FD1">
      <w:pPr>
        <w:pStyle w:val="Reference"/>
        <w:rPr>
          <w:sz w:val="24"/>
          <w:szCs w:val="24"/>
        </w:rPr>
      </w:pPr>
      <w:proofErr w:type="spellStart"/>
      <w:r w:rsidRPr="004C6E4B">
        <w:rPr>
          <w:rFonts w:ascii="Alegreya" w:hAnsi="Alegreya"/>
          <w:color w:val="000000"/>
          <w:w w:val="90"/>
          <w:sz w:val="24"/>
          <w:szCs w:val="24"/>
          <w:u w:color="000000"/>
        </w:rPr>
        <w:t>Mommandi</w:t>
      </w:r>
      <w:proofErr w:type="spellEnd"/>
      <w:r w:rsidRPr="004C6E4B">
        <w:rPr>
          <w:rFonts w:ascii="Alegreya" w:hAnsi="Alegreya"/>
          <w:color w:val="000000"/>
          <w:w w:val="90"/>
          <w:sz w:val="24"/>
          <w:szCs w:val="24"/>
          <w:u w:color="000000"/>
        </w:rPr>
        <w:t>,</w:t>
      </w:r>
      <w:r w:rsidRPr="004C6E4B">
        <w:rPr>
          <w:rFonts w:ascii="Alegreya" w:hAnsi="Alegreya"/>
          <w:color w:val="000000"/>
          <w:spacing w:val="-2"/>
          <w:w w:val="90"/>
          <w:sz w:val="24"/>
          <w:szCs w:val="24"/>
          <w:u w:color="000000"/>
        </w:rPr>
        <w:t xml:space="preserve"> </w:t>
      </w:r>
      <w:r w:rsidRPr="004C6E4B">
        <w:rPr>
          <w:rFonts w:ascii="Alegreya" w:hAnsi="Alegreya"/>
          <w:color w:val="000000"/>
          <w:w w:val="90"/>
          <w:sz w:val="24"/>
          <w:szCs w:val="24"/>
          <w:u w:color="000000"/>
        </w:rPr>
        <w:t>W.,</w:t>
      </w:r>
      <w:r w:rsidRPr="004C6E4B">
        <w:rPr>
          <w:rFonts w:ascii="Alegreya" w:hAnsi="Alegreya"/>
          <w:color w:val="000000"/>
          <w:spacing w:val="-7"/>
          <w:w w:val="90"/>
          <w:sz w:val="24"/>
          <w:szCs w:val="24"/>
          <w:u w:color="000000"/>
        </w:rPr>
        <w:t xml:space="preserve"> </w:t>
      </w:r>
      <w:r w:rsidRPr="004C6E4B">
        <w:rPr>
          <w:rFonts w:ascii="Alegreya" w:hAnsi="Alegreya"/>
          <w:color w:val="000000"/>
          <w:w w:val="90"/>
          <w:sz w:val="24"/>
          <w:szCs w:val="24"/>
          <w:u w:color="000000"/>
        </w:rPr>
        <w:t>&amp;</w:t>
      </w:r>
      <w:r w:rsidRPr="004C6E4B">
        <w:rPr>
          <w:rFonts w:ascii="Alegreya" w:hAnsi="Alegreya"/>
          <w:color w:val="000000"/>
          <w:spacing w:val="-2"/>
          <w:w w:val="90"/>
          <w:sz w:val="24"/>
          <w:szCs w:val="24"/>
          <w:u w:color="000000"/>
        </w:rPr>
        <w:t xml:space="preserve"> </w:t>
      </w:r>
      <w:proofErr w:type="spellStart"/>
      <w:r w:rsidRPr="004C6E4B">
        <w:rPr>
          <w:rFonts w:ascii="Alegreya" w:hAnsi="Alegreya"/>
          <w:color w:val="000000"/>
          <w:w w:val="90"/>
          <w:sz w:val="24"/>
          <w:szCs w:val="24"/>
          <w:u w:color="000000"/>
        </w:rPr>
        <w:t>Welner</w:t>
      </w:r>
      <w:proofErr w:type="spellEnd"/>
      <w:r w:rsidRPr="004C6E4B">
        <w:rPr>
          <w:rFonts w:ascii="Alegreya" w:hAnsi="Alegreya"/>
          <w:color w:val="000000"/>
          <w:w w:val="90"/>
          <w:sz w:val="24"/>
          <w:szCs w:val="24"/>
          <w:u w:color="000000"/>
        </w:rPr>
        <w:t>,</w:t>
      </w:r>
      <w:r w:rsidRPr="004C6E4B">
        <w:rPr>
          <w:rFonts w:ascii="Alegreya" w:hAnsi="Alegreya"/>
          <w:color w:val="000000"/>
          <w:spacing w:val="-2"/>
          <w:w w:val="90"/>
          <w:sz w:val="24"/>
          <w:szCs w:val="24"/>
          <w:u w:color="000000"/>
        </w:rPr>
        <w:t xml:space="preserve"> </w:t>
      </w:r>
      <w:r w:rsidRPr="004C6E4B">
        <w:rPr>
          <w:rFonts w:ascii="Alegreya" w:hAnsi="Alegreya"/>
          <w:color w:val="000000"/>
          <w:w w:val="90"/>
          <w:sz w:val="24"/>
          <w:szCs w:val="24"/>
          <w:u w:color="000000"/>
        </w:rPr>
        <w:t>K.</w:t>
      </w:r>
      <w:r w:rsidRPr="004C6E4B">
        <w:rPr>
          <w:rFonts w:ascii="Alegreya" w:hAnsi="Alegreya"/>
          <w:color w:val="000000"/>
          <w:spacing w:val="-2"/>
          <w:w w:val="90"/>
          <w:sz w:val="24"/>
          <w:szCs w:val="24"/>
          <w:u w:color="000000"/>
        </w:rPr>
        <w:t xml:space="preserve"> </w:t>
      </w:r>
      <w:r w:rsidRPr="004C6E4B">
        <w:rPr>
          <w:rFonts w:ascii="Alegreya" w:hAnsi="Alegreya"/>
          <w:color w:val="000000"/>
          <w:w w:val="90"/>
          <w:sz w:val="24"/>
          <w:szCs w:val="24"/>
          <w:u w:color="000000"/>
        </w:rPr>
        <w:t>G.</w:t>
      </w:r>
      <w:r w:rsidRPr="004C6E4B">
        <w:rPr>
          <w:rFonts w:ascii="Alegreya" w:hAnsi="Alegreya"/>
          <w:color w:val="000000"/>
          <w:spacing w:val="-7"/>
          <w:w w:val="90"/>
          <w:sz w:val="24"/>
          <w:szCs w:val="24"/>
          <w:u w:color="000000"/>
        </w:rPr>
        <w:t xml:space="preserve"> </w:t>
      </w:r>
      <w:r w:rsidRPr="004C6E4B">
        <w:rPr>
          <w:rFonts w:ascii="Alegreya" w:hAnsi="Alegreya"/>
          <w:color w:val="000000"/>
          <w:w w:val="90"/>
          <w:sz w:val="24"/>
          <w:szCs w:val="24"/>
          <w:u w:color="000000"/>
        </w:rPr>
        <w:t>(2021).</w:t>
      </w:r>
      <w:r w:rsidRPr="004C6E4B">
        <w:rPr>
          <w:rFonts w:ascii="Alegreya" w:hAnsi="Alegreya"/>
          <w:color w:val="000000"/>
          <w:spacing w:val="-7"/>
          <w:w w:val="90"/>
          <w:sz w:val="24"/>
          <w:szCs w:val="24"/>
          <w:u w:color="000000"/>
        </w:rPr>
        <w:t xml:space="preserve"> </w:t>
      </w:r>
      <w:r w:rsidRPr="004C6E4B">
        <w:rPr>
          <w:rFonts w:ascii="Alegreya" w:hAnsi="Alegreya"/>
          <w:i/>
          <w:color w:val="000000"/>
          <w:w w:val="90"/>
          <w:sz w:val="24"/>
          <w:szCs w:val="24"/>
          <w:u w:color="000000"/>
        </w:rPr>
        <w:t>How</w:t>
      </w:r>
      <w:r w:rsidRPr="004C6E4B">
        <w:rPr>
          <w:rFonts w:ascii="Alegreya" w:hAnsi="Alegreya"/>
          <w:i/>
          <w:color w:val="000000"/>
          <w:spacing w:val="-9"/>
          <w:w w:val="90"/>
          <w:sz w:val="24"/>
          <w:szCs w:val="24"/>
          <w:u w:color="000000"/>
        </w:rPr>
        <w:t xml:space="preserve"> </w:t>
      </w:r>
      <w:r w:rsidRPr="004C6E4B">
        <w:rPr>
          <w:rFonts w:ascii="Alegreya" w:hAnsi="Alegreya"/>
          <w:i/>
          <w:color w:val="000000"/>
          <w:w w:val="90"/>
          <w:sz w:val="24"/>
          <w:szCs w:val="24"/>
          <w:u w:color="000000"/>
        </w:rPr>
        <w:t>Charter</w:t>
      </w:r>
      <w:r w:rsidRPr="004C6E4B">
        <w:rPr>
          <w:rFonts w:ascii="Alegreya" w:hAnsi="Alegreya"/>
          <w:i/>
          <w:color w:val="000000"/>
          <w:spacing w:val="-9"/>
          <w:w w:val="90"/>
          <w:sz w:val="24"/>
          <w:szCs w:val="24"/>
          <w:u w:color="000000"/>
        </w:rPr>
        <w:t xml:space="preserve"> </w:t>
      </w:r>
      <w:r w:rsidRPr="004C6E4B">
        <w:rPr>
          <w:rFonts w:ascii="Alegreya" w:hAnsi="Alegreya"/>
          <w:i/>
          <w:color w:val="000000"/>
          <w:w w:val="90"/>
          <w:sz w:val="24"/>
          <w:szCs w:val="24"/>
          <w:u w:color="000000"/>
        </w:rPr>
        <w:t>Schools</w:t>
      </w:r>
      <w:r w:rsidRPr="004C6E4B">
        <w:rPr>
          <w:rFonts w:ascii="Alegreya" w:hAnsi="Alegreya"/>
          <w:i/>
          <w:color w:val="000000"/>
          <w:spacing w:val="-10"/>
          <w:w w:val="90"/>
          <w:sz w:val="24"/>
          <w:szCs w:val="24"/>
          <w:u w:color="000000"/>
        </w:rPr>
        <w:t xml:space="preserve"> </w:t>
      </w:r>
      <w:r w:rsidRPr="004C6E4B">
        <w:rPr>
          <w:rFonts w:ascii="Alegreya" w:hAnsi="Alegreya"/>
          <w:i/>
          <w:color w:val="000000"/>
          <w:w w:val="90"/>
          <w:sz w:val="24"/>
          <w:szCs w:val="24"/>
          <w:u w:color="000000"/>
        </w:rPr>
        <w:t>Control</w:t>
      </w:r>
      <w:r w:rsidRPr="004C6E4B">
        <w:rPr>
          <w:rFonts w:ascii="Alegreya" w:hAnsi="Alegreya"/>
          <w:i/>
          <w:color w:val="000000"/>
          <w:spacing w:val="-9"/>
          <w:w w:val="90"/>
          <w:sz w:val="24"/>
          <w:szCs w:val="24"/>
          <w:u w:color="000000"/>
        </w:rPr>
        <w:t xml:space="preserve"> </w:t>
      </w:r>
      <w:r w:rsidRPr="004C6E4B">
        <w:rPr>
          <w:rFonts w:ascii="Alegreya" w:hAnsi="Alegreya"/>
          <w:i/>
          <w:color w:val="000000"/>
          <w:w w:val="90"/>
          <w:sz w:val="24"/>
          <w:szCs w:val="24"/>
          <w:u w:color="000000"/>
        </w:rPr>
        <w:t>Access</w:t>
      </w:r>
      <w:r w:rsidRPr="004C6E4B">
        <w:rPr>
          <w:rFonts w:ascii="Alegreya" w:hAnsi="Alegreya"/>
          <w:i/>
          <w:color w:val="000000"/>
          <w:spacing w:val="-9"/>
          <w:w w:val="90"/>
          <w:sz w:val="24"/>
          <w:szCs w:val="24"/>
          <w:u w:color="000000"/>
        </w:rPr>
        <w:t xml:space="preserve"> </w:t>
      </w:r>
      <w:r w:rsidRPr="004C6E4B">
        <w:rPr>
          <w:rFonts w:ascii="Alegreya" w:hAnsi="Alegreya"/>
          <w:i/>
          <w:color w:val="000000"/>
          <w:w w:val="90"/>
          <w:sz w:val="24"/>
          <w:szCs w:val="24"/>
          <w:u w:color="000000"/>
        </w:rPr>
        <w:t xml:space="preserve">and </w:t>
      </w:r>
      <w:r w:rsidRPr="004C6E4B">
        <w:rPr>
          <w:rFonts w:ascii="Alegreya" w:hAnsi="Alegreya"/>
          <w:i/>
          <w:color w:val="000000"/>
          <w:spacing w:val="-8"/>
          <w:sz w:val="24"/>
          <w:szCs w:val="24"/>
          <w:u w:color="000000"/>
        </w:rPr>
        <w:t>Shape</w:t>
      </w:r>
      <w:r w:rsidRPr="004C6E4B">
        <w:rPr>
          <w:rFonts w:ascii="Alegreya" w:hAnsi="Alegreya"/>
          <w:i/>
          <w:color w:val="000000"/>
          <w:spacing w:val="-14"/>
          <w:sz w:val="24"/>
          <w:szCs w:val="24"/>
          <w:u w:color="000000"/>
        </w:rPr>
        <w:t xml:space="preserve"> </w:t>
      </w:r>
      <w:r w:rsidRPr="004C6E4B">
        <w:rPr>
          <w:rFonts w:ascii="Alegreya" w:hAnsi="Alegreya"/>
          <w:i/>
          <w:color w:val="000000"/>
          <w:spacing w:val="-8"/>
          <w:sz w:val="24"/>
          <w:szCs w:val="24"/>
          <w:u w:color="000000"/>
        </w:rPr>
        <w:t>Enrollment</w:t>
      </w:r>
      <w:r w:rsidRPr="004C6E4B">
        <w:rPr>
          <w:rFonts w:ascii="Alegreya" w:hAnsi="Alegreya"/>
          <w:i/>
          <w:color w:val="000000"/>
          <w:spacing w:val="-15"/>
          <w:sz w:val="24"/>
          <w:szCs w:val="24"/>
          <w:u w:color="000000"/>
        </w:rPr>
        <w:t xml:space="preserve"> </w:t>
      </w:r>
      <w:r w:rsidRPr="004C6E4B">
        <w:rPr>
          <w:rFonts w:ascii="Alegreya" w:hAnsi="Alegreya"/>
          <w:i/>
          <w:color w:val="000000"/>
          <w:spacing w:val="-8"/>
          <w:sz w:val="24"/>
          <w:szCs w:val="24"/>
          <w:u w:color="000000"/>
        </w:rPr>
        <w:t>National</w:t>
      </w:r>
      <w:r w:rsidRPr="004C6E4B">
        <w:rPr>
          <w:rFonts w:ascii="Alegreya" w:hAnsi="Alegreya"/>
          <w:i/>
          <w:color w:val="000000"/>
          <w:spacing w:val="-15"/>
          <w:sz w:val="24"/>
          <w:szCs w:val="24"/>
          <w:u w:color="000000"/>
        </w:rPr>
        <w:t xml:space="preserve"> </w:t>
      </w:r>
      <w:r w:rsidRPr="004C6E4B">
        <w:rPr>
          <w:rFonts w:ascii="Alegreya" w:hAnsi="Alegreya"/>
          <w:i/>
          <w:color w:val="000000"/>
          <w:spacing w:val="-8"/>
          <w:sz w:val="24"/>
          <w:szCs w:val="24"/>
          <w:u w:color="000000"/>
        </w:rPr>
        <w:t>Education</w:t>
      </w:r>
      <w:r w:rsidRPr="004C6E4B">
        <w:rPr>
          <w:rFonts w:ascii="Alegreya" w:hAnsi="Alegreya"/>
          <w:i/>
          <w:color w:val="000000"/>
          <w:spacing w:val="-14"/>
          <w:sz w:val="24"/>
          <w:szCs w:val="24"/>
          <w:u w:color="000000"/>
        </w:rPr>
        <w:t xml:space="preserve"> </w:t>
      </w:r>
      <w:r w:rsidRPr="004C6E4B">
        <w:rPr>
          <w:rFonts w:ascii="Alegreya" w:hAnsi="Alegreya"/>
          <w:i/>
          <w:color w:val="000000"/>
          <w:spacing w:val="-8"/>
          <w:sz w:val="24"/>
          <w:szCs w:val="24"/>
          <w:u w:color="000000"/>
        </w:rPr>
        <w:t>Policy</w:t>
      </w:r>
      <w:r w:rsidRPr="004C6E4B">
        <w:rPr>
          <w:rFonts w:ascii="Alegreya" w:hAnsi="Alegreya"/>
          <w:i/>
          <w:color w:val="000000"/>
          <w:spacing w:val="-15"/>
          <w:sz w:val="24"/>
          <w:szCs w:val="24"/>
          <w:u w:color="000000"/>
        </w:rPr>
        <w:t xml:space="preserve"> </w:t>
      </w:r>
      <w:r w:rsidRPr="004C6E4B">
        <w:rPr>
          <w:rFonts w:ascii="Alegreya" w:hAnsi="Alegreya"/>
          <w:i/>
          <w:color w:val="000000"/>
          <w:spacing w:val="-8"/>
          <w:sz w:val="24"/>
          <w:szCs w:val="24"/>
          <w:u w:color="000000"/>
        </w:rPr>
        <w:t>Center</w:t>
      </w:r>
      <w:r w:rsidRPr="004C6E4B">
        <w:rPr>
          <w:rFonts w:ascii="Alegreya" w:hAnsi="Alegreya"/>
          <w:color w:val="000000"/>
          <w:spacing w:val="-8"/>
          <w:sz w:val="24"/>
          <w:szCs w:val="24"/>
          <w:u w:color="000000"/>
        </w:rPr>
        <w:t xml:space="preserve">. </w:t>
      </w:r>
      <w:r w:rsidRPr="00330594">
        <w:rPr>
          <w:sz w:val="24"/>
          <w:szCs w:val="24"/>
          <w:rPrChange w:id="817" w:author="ABD" w:date="2024-04-30T20:01:00Z">
            <w:rPr/>
          </w:rPrChange>
        </w:rPr>
        <w:fldChar w:fldCharType="begin"/>
      </w:r>
      <w:r w:rsidRPr="004C6E4B">
        <w:rPr>
          <w:sz w:val="24"/>
          <w:szCs w:val="24"/>
        </w:rPr>
        <w:instrText xml:space="preserve"> HYPERLINK "https://nepc.colorado.edu/blog/how-charter-schools-control" \h </w:instrText>
      </w:r>
      <w:r w:rsidRPr="00330594">
        <w:rPr>
          <w:sz w:val="24"/>
          <w:szCs w:val="24"/>
          <w:rPrChange w:id="818" w:author="ABD" w:date="2024-04-30T20:01:00Z">
            <w:rPr/>
          </w:rPrChange>
        </w:rPr>
        <w:fldChar w:fldCharType="separate"/>
      </w:r>
      <w:bookmarkStart w:id="819" w:name="_bookmark19"/>
      <w:bookmarkEnd w:id="819"/>
      <w:r w:rsidRPr="004C6E4B">
        <w:rPr>
          <w:rStyle w:val="Hyperlink"/>
          <w:rFonts w:ascii="Fira Mono" w:hAnsi="Fira Mono"/>
          <w:color w:val="000000"/>
          <w:spacing w:val="-2"/>
          <w:sz w:val="24"/>
          <w:szCs w:val="24"/>
          <w:u w:val="none" w:color="000000"/>
        </w:rPr>
        <w:t>https://nepc.colorado.edu/blog/how-charter-schools-control</w:t>
      </w:r>
      <w:r w:rsidRPr="00330594">
        <w:rPr>
          <w:rStyle w:val="Hyperlink"/>
          <w:rFonts w:ascii="Fira Mono" w:hAnsi="Fira Mono"/>
          <w:color w:val="000000"/>
          <w:spacing w:val="-2"/>
          <w:sz w:val="24"/>
          <w:szCs w:val="24"/>
          <w:u w:val="none" w:color="000000"/>
          <w:rPrChange w:id="820" w:author="ABD" w:date="2024-04-30T20:01:00Z">
            <w:rPr>
              <w:rStyle w:val="Hyperlink"/>
              <w:rFonts w:ascii="Fira Mono" w:hAnsi="Fira Mono"/>
              <w:color w:val="000000"/>
              <w:spacing w:val="-2"/>
              <w:sz w:val="20"/>
              <w:szCs w:val="20"/>
              <w:u w:val="none" w:color="000000"/>
            </w:rPr>
          </w:rPrChange>
        </w:rPr>
        <w:fldChar w:fldCharType="end"/>
      </w:r>
    </w:p>
    <w:p w14:paraId="6EB62618" w14:textId="77777777" w:rsidR="00704A6D" w:rsidRPr="004C6E4B" w:rsidRDefault="00A63FD1">
      <w:pPr>
        <w:pStyle w:val="Reference"/>
        <w:rPr>
          <w:rFonts w:ascii="Alegreya" w:hAnsi="Alegreya"/>
          <w:color w:val="000000"/>
          <w:w w:val="90"/>
          <w:sz w:val="24"/>
          <w:szCs w:val="24"/>
          <w:u w:color="000000"/>
        </w:rPr>
      </w:pPr>
      <w:r w:rsidRPr="004C6E4B">
        <w:rPr>
          <w:sz w:val="24"/>
          <w:szCs w:val="24"/>
        </w:rPr>
        <w:br w:type="page"/>
      </w:r>
    </w:p>
    <w:p w14:paraId="5CE06413" w14:textId="77777777" w:rsidR="00704A6D" w:rsidRPr="004C6E4B" w:rsidRDefault="00A63FD1">
      <w:pPr>
        <w:pStyle w:val="Reference"/>
        <w:rPr>
          <w:sz w:val="24"/>
          <w:szCs w:val="24"/>
        </w:rPr>
      </w:pPr>
      <w:r w:rsidRPr="004C6E4B">
        <w:rPr>
          <w:rFonts w:ascii="Alegreya" w:hAnsi="Alegreya"/>
          <w:color w:val="000000"/>
          <w:w w:val="90"/>
          <w:sz w:val="24"/>
          <w:szCs w:val="24"/>
          <w:u w:color="000000"/>
        </w:rPr>
        <w:lastRenderedPageBreak/>
        <w:t xml:space="preserve">Patterson, D., &amp; Hutton, T. (2024). </w:t>
      </w:r>
      <w:r w:rsidRPr="004C6E4B">
        <w:rPr>
          <w:rFonts w:ascii="Alegreya" w:hAnsi="Alegreya"/>
          <w:i/>
          <w:color w:val="000000"/>
          <w:w w:val="90"/>
          <w:sz w:val="24"/>
          <w:szCs w:val="24"/>
          <w:u w:color="000000"/>
        </w:rPr>
        <w:t xml:space="preserve">Protecting California public schools against fraud: The </w:t>
      </w:r>
      <w:r w:rsidRPr="004C6E4B">
        <w:rPr>
          <w:rFonts w:ascii="Alegreya" w:hAnsi="Alegreya"/>
          <w:i/>
          <w:color w:val="000000"/>
          <w:w w:val="90"/>
          <w:sz w:val="24"/>
          <w:szCs w:val="24"/>
          <w:u w:color="000000"/>
        </w:rPr>
        <w:t>charter school sector &amp; beyond</w:t>
      </w:r>
      <w:r w:rsidRPr="004C6E4B">
        <w:rPr>
          <w:rFonts w:ascii="Alegreya" w:hAnsi="Alegreya"/>
          <w:color w:val="000000"/>
          <w:w w:val="90"/>
          <w:sz w:val="24"/>
          <w:szCs w:val="24"/>
          <w:u w:color="000000"/>
        </w:rPr>
        <w:t xml:space="preserve">. California Charter Authorizing Professionals. </w:t>
      </w:r>
      <w:r w:rsidRPr="00330594">
        <w:rPr>
          <w:sz w:val="24"/>
          <w:szCs w:val="24"/>
          <w:rPrChange w:id="821" w:author="ABD" w:date="2024-04-30T20:01:00Z">
            <w:rPr/>
          </w:rPrChange>
        </w:rPr>
        <w:fldChar w:fldCharType="begin"/>
      </w:r>
      <w:r w:rsidRPr="004C6E4B">
        <w:rPr>
          <w:sz w:val="24"/>
          <w:szCs w:val="24"/>
        </w:rPr>
        <w:instrText xml:space="preserve"> HYPERLINK "https://calauthorizers.org/wp-content/uploads/2024/04/AntiFraudReport_042224.pdf" \h </w:instrText>
      </w:r>
      <w:r w:rsidRPr="00330594">
        <w:rPr>
          <w:sz w:val="24"/>
          <w:szCs w:val="24"/>
          <w:rPrChange w:id="822" w:author="ABD" w:date="2024-04-30T20:01:00Z">
            <w:rPr/>
          </w:rPrChange>
        </w:rPr>
        <w:fldChar w:fldCharType="separate"/>
      </w:r>
      <w:r w:rsidRPr="004C6E4B">
        <w:rPr>
          <w:rStyle w:val="Hyperlink"/>
          <w:rFonts w:ascii="Fira Mono" w:hAnsi="Fira Mono"/>
          <w:color w:val="000000"/>
          <w:w w:val="90"/>
          <w:sz w:val="24"/>
          <w:szCs w:val="24"/>
          <w:u w:val="none" w:color="000000"/>
        </w:rPr>
        <w:t>https://calauthorizers.org/wp-content/uploads/2024/04/AntiFraudReport_042224.p</w:t>
      </w:r>
      <w:r w:rsidRPr="004C6E4B">
        <w:rPr>
          <w:rStyle w:val="Hyperlink"/>
          <w:rFonts w:ascii="Fira Mono" w:hAnsi="Fira Mono"/>
          <w:color w:val="000000"/>
          <w:w w:val="90"/>
          <w:sz w:val="24"/>
          <w:szCs w:val="24"/>
          <w:u w:val="none" w:color="000000"/>
        </w:rPr>
        <w:t>df</w:t>
      </w:r>
      <w:r w:rsidRPr="00330594">
        <w:rPr>
          <w:rStyle w:val="Hyperlink"/>
          <w:rFonts w:ascii="Fira Mono" w:hAnsi="Fira Mono"/>
          <w:color w:val="000000"/>
          <w:w w:val="90"/>
          <w:sz w:val="24"/>
          <w:szCs w:val="24"/>
          <w:u w:val="none" w:color="000000"/>
          <w:rPrChange w:id="823" w:author="ABD" w:date="2024-04-30T20:01:00Z">
            <w:rPr>
              <w:rStyle w:val="Hyperlink"/>
              <w:rFonts w:ascii="Fira Mono" w:hAnsi="Fira Mono"/>
              <w:color w:val="000000"/>
              <w:w w:val="90"/>
              <w:sz w:val="20"/>
              <w:szCs w:val="20"/>
              <w:u w:val="none" w:color="000000"/>
            </w:rPr>
          </w:rPrChange>
        </w:rPr>
        <w:fldChar w:fldCharType="end"/>
      </w:r>
    </w:p>
    <w:p w14:paraId="276C0266" w14:textId="77777777" w:rsidR="00704A6D" w:rsidRPr="004C6E4B" w:rsidRDefault="00A63FD1">
      <w:pPr>
        <w:pStyle w:val="Reference"/>
        <w:rPr>
          <w:sz w:val="24"/>
          <w:szCs w:val="24"/>
        </w:rPr>
      </w:pPr>
      <w:r w:rsidRPr="004C6E4B">
        <w:rPr>
          <w:rFonts w:ascii="Alegreya" w:hAnsi="Alegreya"/>
          <w:color w:val="000000"/>
          <w:w w:val="90"/>
          <w:sz w:val="24"/>
          <w:szCs w:val="24"/>
          <w:u w:color="000000"/>
        </w:rPr>
        <w:t>Raymond, M. E.,</w:t>
      </w:r>
      <w:r w:rsidRPr="004C6E4B">
        <w:rPr>
          <w:rFonts w:ascii="Alegreya" w:hAnsi="Alegreya"/>
          <w:color w:val="000000"/>
          <w:spacing w:val="-4"/>
          <w:w w:val="90"/>
          <w:sz w:val="24"/>
          <w:szCs w:val="24"/>
          <w:u w:color="000000"/>
        </w:rPr>
        <w:t xml:space="preserve"> </w:t>
      </w:r>
      <w:r w:rsidRPr="004C6E4B">
        <w:rPr>
          <w:rFonts w:ascii="Alegreya" w:hAnsi="Alegreya"/>
          <w:color w:val="000000"/>
          <w:w w:val="90"/>
          <w:sz w:val="24"/>
          <w:szCs w:val="24"/>
          <w:u w:color="000000"/>
        </w:rPr>
        <w:t>Woodworth, J. L.,</w:t>
      </w:r>
      <w:r w:rsidRPr="004C6E4B">
        <w:rPr>
          <w:rFonts w:ascii="Alegreya" w:hAnsi="Alegreya"/>
          <w:color w:val="000000"/>
          <w:spacing w:val="-4"/>
          <w:w w:val="90"/>
          <w:sz w:val="24"/>
          <w:szCs w:val="24"/>
          <w:u w:color="000000"/>
        </w:rPr>
        <w:t xml:space="preserve"> </w:t>
      </w:r>
      <w:r w:rsidRPr="004C6E4B">
        <w:rPr>
          <w:rFonts w:ascii="Alegreya" w:hAnsi="Alegreya"/>
          <w:color w:val="000000"/>
          <w:w w:val="90"/>
          <w:sz w:val="24"/>
          <w:szCs w:val="24"/>
          <w:u w:color="000000"/>
        </w:rPr>
        <w:t>Lee, W. F.,</w:t>
      </w:r>
      <w:r w:rsidRPr="004C6E4B">
        <w:rPr>
          <w:rFonts w:ascii="Alegreya" w:hAnsi="Alegreya"/>
          <w:color w:val="000000"/>
          <w:spacing w:val="-4"/>
          <w:w w:val="90"/>
          <w:sz w:val="24"/>
          <w:szCs w:val="24"/>
          <w:u w:color="000000"/>
        </w:rPr>
        <w:t xml:space="preserve"> </w:t>
      </w:r>
      <w:r w:rsidRPr="004C6E4B">
        <w:rPr>
          <w:rFonts w:ascii="Alegreya" w:hAnsi="Alegreya"/>
          <w:color w:val="000000"/>
          <w:w w:val="90"/>
          <w:sz w:val="24"/>
          <w:szCs w:val="24"/>
          <w:u w:color="000000"/>
        </w:rPr>
        <w:t xml:space="preserve">&amp; </w:t>
      </w:r>
      <w:proofErr w:type="spellStart"/>
      <w:r w:rsidRPr="004C6E4B">
        <w:rPr>
          <w:rFonts w:ascii="Alegreya" w:hAnsi="Alegreya"/>
          <w:color w:val="000000"/>
          <w:w w:val="90"/>
          <w:sz w:val="24"/>
          <w:szCs w:val="24"/>
          <w:u w:color="000000"/>
        </w:rPr>
        <w:t>Bachofer</w:t>
      </w:r>
      <w:proofErr w:type="spellEnd"/>
      <w:r w:rsidRPr="004C6E4B">
        <w:rPr>
          <w:rFonts w:ascii="Alegreya" w:hAnsi="Alegreya"/>
          <w:color w:val="000000"/>
          <w:w w:val="90"/>
          <w:sz w:val="24"/>
          <w:szCs w:val="24"/>
          <w:u w:color="000000"/>
        </w:rPr>
        <w:t>, S.</w:t>
      </w:r>
      <w:r w:rsidRPr="004C6E4B">
        <w:rPr>
          <w:rFonts w:ascii="Alegreya" w:hAnsi="Alegreya"/>
          <w:color w:val="000000"/>
          <w:spacing w:val="-4"/>
          <w:w w:val="90"/>
          <w:sz w:val="24"/>
          <w:szCs w:val="24"/>
          <w:u w:color="000000"/>
        </w:rPr>
        <w:t xml:space="preserve"> </w:t>
      </w:r>
      <w:r w:rsidRPr="004C6E4B">
        <w:rPr>
          <w:rFonts w:ascii="Alegreya" w:hAnsi="Alegreya"/>
          <w:color w:val="000000"/>
          <w:w w:val="90"/>
          <w:sz w:val="24"/>
          <w:szCs w:val="24"/>
          <w:u w:color="000000"/>
        </w:rPr>
        <w:t>(2023).</w:t>
      </w:r>
      <w:r w:rsidRPr="004C6E4B">
        <w:rPr>
          <w:rFonts w:ascii="Alegreya" w:hAnsi="Alegreya"/>
          <w:color w:val="000000"/>
          <w:spacing w:val="-4"/>
          <w:w w:val="90"/>
          <w:sz w:val="24"/>
          <w:szCs w:val="24"/>
          <w:u w:color="000000"/>
        </w:rPr>
        <w:t xml:space="preserve"> </w:t>
      </w:r>
      <w:r w:rsidRPr="004C6E4B">
        <w:rPr>
          <w:rFonts w:ascii="Alegreya" w:hAnsi="Alegreya"/>
          <w:i/>
          <w:color w:val="000000"/>
          <w:w w:val="90"/>
          <w:sz w:val="24"/>
          <w:szCs w:val="24"/>
          <w:u w:color="000000"/>
        </w:rPr>
        <w:t>As</w:t>
      </w:r>
      <w:r w:rsidRPr="004C6E4B">
        <w:rPr>
          <w:rFonts w:ascii="Alegreya" w:hAnsi="Alegreya"/>
          <w:i/>
          <w:color w:val="000000"/>
          <w:spacing w:val="-6"/>
          <w:w w:val="90"/>
          <w:sz w:val="24"/>
          <w:szCs w:val="24"/>
          <w:u w:color="000000"/>
        </w:rPr>
        <w:t xml:space="preserve"> </w:t>
      </w:r>
      <w:r w:rsidRPr="004C6E4B">
        <w:rPr>
          <w:rFonts w:ascii="Alegreya" w:hAnsi="Alegreya"/>
          <w:i/>
          <w:color w:val="000000"/>
          <w:w w:val="90"/>
          <w:sz w:val="24"/>
          <w:szCs w:val="24"/>
          <w:u w:color="000000"/>
        </w:rPr>
        <w:t>a</w:t>
      </w:r>
      <w:r w:rsidRPr="004C6E4B">
        <w:rPr>
          <w:rFonts w:ascii="Alegreya" w:hAnsi="Alegreya"/>
          <w:i/>
          <w:color w:val="000000"/>
          <w:spacing w:val="-6"/>
          <w:w w:val="90"/>
          <w:sz w:val="24"/>
          <w:szCs w:val="24"/>
          <w:u w:color="000000"/>
        </w:rPr>
        <w:t xml:space="preserve"> </w:t>
      </w:r>
      <w:r w:rsidRPr="004C6E4B">
        <w:rPr>
          <w:rFonts w:ascii="Alegreya" w:hAnsi="Alegreya"/>
          <w:i/>
          <w:color w:val="000000"/>
          <w:w w:val="90"/>
          <w:sz w:val="24"/>
          <w:szCs w:val="24"/>
          <w:u w:color="000000"/>
        </w:rPr>
        <w:t>matter</w:t>
      </w:r>
      <w:r w:rsidRPr="004C6E4B">
        <w:rPr>
          <w:rFonts w:ascii="Alegreya" w:hAnsi="Alegreya"/>
          <w:i/>
          <w:color w:val="000000"/>
          <w:spacing w:val="-6"/>
          <w:w w:val="90"/>
          <w:sz w:val="24"/>
          <w:szCs w:val="24"/>
          <w:u w:color="000000"/>
        </w:rPr>
        <w:t xml:space="preserve"> </w:t>
      </w:r>
      <w:r w:rsidRPr="004C6E4B">
        <w:rPr>
          <w:rFonts w:ascii="Alegreya" w:hAnsi="Alegreya"/>
          <w:i/>
          <w:color w:val="000000"/>
          <w:w w:val="90"/>
          <w:sz w:val="24"/>
          <w:szCs w:val="24"/>
          <w:u w:color="000000"/>
        </w:rPr>
        <w:t>of</w:t>
      </w:r>
      <w:r w:rsidRPr="004C6E4B">
        <w:rPr>
          <w:rFonts w:ascii="Alegreya" w:hAnsi="Alegreya"/>
          <w:i/>
          <w:color w:val="000000"/>
          <w:spacing w:val="-6"/>
          <w:w w:val="90"/>
          <w:sz w:val="24"/>
          <w:szCs w:val="24"/>
          <w:u w:color="000000"/>
        </w:rPr>
        <w:t xml:space="preserve"> </w:t>
      </w:r>
      <w:r w:rsidRPr="004C6E4B">
        <w:rPr>
          <w:rFonts w:ascii="Alegreya" w:hAnsi="Alegreya"/>
          <w:i/>
          <w:color w:val="000000"/>
          <w:w w:val="90"/>
          <w:sz w:val="24"/>
          <w:szCs w:val="24"/>
          <w:u w:color="000000"/>
        </w:rPr>
        <w:t>fact:</w:t>
      </w:r>
      <w:r w:rsidRPr="004C6E4B">
        <w:rPr>
          <w:rFonts w:ascii="Alegreya" w:hAnsi="Alegreya"/>
          <w:i/>
          <w:color w:val="000000"/>
          <w:spacing w:val="-6"/>
          <w:w w:val="90"/>
          <w:sz w:val="24"/>
          <w:szCs w:val="24"/>
          <w:u w:color="000000"/>
        </w:rPr>
        <w:t xml:space="preserve"> </w:t>
      </w:r>
      <w:r w:rsidRPr="004C6E4B">
        <w:rPr>
          <w:rFonts w:ascii="Alegreya" w:hAnsi="Alegreya"/>
          <w:i/>
          <w:color w:val="000000"/>
          <w:w w:val="90"/>
          <w:sz w:val="24"/>
          <w:szCs w:val="24"/>
          <w:u w:color="000000"/>
        </w:rPr>
        <w:t>The</w:t>
      </w:r>
      <w:r w:rsidRPr="004C6E4B">
        <w:rPr>
          <w:rFonts w:ascii="Alegreya" w:hAnsi="Alegreya"/>
          <w:i/>
          <w:color w:val="000000"/>
          <w:spacing w:val="-6"/>
          <w:w w:val="90"/>
          <w:sz w:val="24"/>
          <w:szCs w:val="24"/>
          <w:u w:color="000000"/>
        </w:rPr>
        <w:t xml:space="preserve"> </w:t>
      </w:r>
      <w:r w:rsidRPr="004C6E4B">
        <w:rPr>
          <w:rFonts w:ascii="Alegreya" w:hAnsi="Alegreya"/>
          <w:i/>
          <w:color w:val="000000"/>
          <w:w w:val="90"/>
          <w:sz w:val="24"/>
          <w:szCs w:val="24"/>
          <w:u w:color="000000"/>
        </w:rPr>
        <w:t xml:space="preserve">national </w:t>
      </w:r>
      <w:r w:rsidRPr="004C6E4B">
        <w:rPr>
          <w:rFonts w:ascii="Alegreya" w:hAnsi="Alegreya"/>
          <w:i/>
          <w:color w:val="000000"/>
          <w:spacing w:val="-6"/>
          <w:sz w:val="24"/>
          <w:szCs w:val="24"/>
          <w:u w:color="000000"/>
        </w:rPr>
        <w:t>charter</w:t>
      </w:r>
      <w:r w:rsidRPr="004C6E4B">
        <w:rPr>
          <w:rFonts w:ascii="Alegreya" w:hAnsi="Alegreya"/>
          <w:i/>
          <w:color w:val="000000"/>
          <w:spacing w:val="-22"/>
          <w:sz w:val="24"/>
          <w:szCs w:val="24"/>
          <w:u w:color="000000"/>
        </w:rPr>
        <w:t xml:space="preserve"> </w:t>
      </w:r>
      <w:r w:rsidRPr="004C6E4B">
        <w:rPr>
          <w:rFonts w:ascii="Alegreya" w:hAnsi="Alegreya"/>
          <w:i/>
          <w:color w:val="000000"/>
          <w:spacing w:val="-6"/>
          <w:sz w:val="24"/>
          <w:szCs w:val="24"/>
          <w:u w:color="000000"/>
        </w:rPr>
        <w:t>school</w:t>
      </w:r>
      <w:r w:rsidRPr="004C6E4B">
        <w:rPr>
          <w:rFonts w:ascii="Alegreya" w:hAnsi="Alegreya"/>
          <w:i/>
          <w:color w:val="000000"/>
          <w:spacing w:val="-20"/>
          <w:sz w:val="24"/>
          <w:szCs w:val="24"/>
          <w:u w:color="000000"/>
        </w:rPr>
        <w:t xml:space="preserve"> </w:t>
      </w:r>
      <w:r w:rsidRPr="004C6E4B">
        <w:rPr>
          <w:rFonts w:ascii="Alegreya" w:hAnsi="Alegreya"/>
          <w:i/>
          <w:color w:val="000000"/>
          <w:spacing w:val="-6"/>
          <w:sz w:val="24"/>
          <w:szCs w:val="24"/>
          <w:u w:color="000000"/>
        </w:rPr>
        <w:t>study</w:t>
      </w:r>
      <w:r w:rsidRPr="004C6E4B">
        <w:rPr>
          <w:rFonts w:ascii="Alegreya" w:hAnsi="Alegreya"/>
          <w:i/>
          <w:color w:val="000000"/>
          <w:spacing w:val="-20"/>
          <w:sz w:val="24"/>
          <w:szCs w:val="24"/>
          <w:u w:color="000000"/>
        </w:rPr>
        <w:t xml:space="preserve"> </w:t>
      </w:r>
      <w:r w:rsidRPr="004C6E4B">
        <w:rPr>
          <w:rFonts w:ascii="Alegreya" w:hAnsi="Alegreya"/>
          <w:i/>
          <w:color w:val="000000"/>
          <w:spacing w:val="-6"/>
          <w:sz w:val="24"/>
          <w:szCs w:val="24"/>
          <w:u w:color="000000"/>
        </w:rPr>
        <w:t>III</w:t>
      </w:r>
      <w:r w:rsidRPr="004C6E4B">
        <w:rPr>
          <w:rFonts w:ascii="Alegreya" w:hAnsi="Alegreya"/>
          <w:i/>
          <w:color w:val="000000"/>
          <w:spacing w:val="-20"/>
          <w:sz w:val="24"/>
          <w:szCs w:val="24"/>
          <w:u w:color="000000"/>
        </w:rPr>
        <w:t xml:space="preserve"> </w:t>
      </w:r>
      <w:r w:rsidRPr="004C6E4B">
        <w:rPr>
          <w:rFonts w:ascii="Alegreya" w:hAnsi="Alegreya"/>
          <w:i/>
          <w:color w:val="000000"/>
          <w:spacing w:val="-6"/>
          <w:sz w:val="24"/>
          <w:szCs w:val="24"/>
          <w:u w:color="000000"/>
        </w:rPr>
        <w:t>2023</w:t>
      </w:r>
      <w:r w:rsidRPr="004C6E4B">
        <w:rPr>
          <w:rFonts w:ascii="Alegreya" w:hAnsi="Alegreya"/>
          <w:i/>
          <w:color w:val="000000"/>
          <w:spacing w:val="-20"/>
          <w:sz w:val="24"/>
          <w:szCs w:val="24"/>
          <w:u w:color="000000"/>
        </w:rPr>
        <w:t xml:space="preserve"> </w:t>
      </w:r>
      <w:r w:rsidRPr="004C6E4B">
        <w:rPr>
          <w:rFonts w:ascii="Alegreya" w:hAnsi="Alegreya"/>
          <w:i/>
          <w:color w:val="000000"/>
          <w:spacing w:val="-6"/>
          <w:sz w:val="24"/>
          <w:szCs w:val="24"/>
          <w:u w:color="000000"/>
        </w:rPr>
        <w:t>(NCSSIII)</w:t>
      </w:r>
      <w:r w:rsidRPr="004C6E4B">
        <w:rPr>
          <w:rFonts w:ascii="Alegreya" w:hAnsi="Alegreya"/>
          <w:color w:val="000000"/>
          <w:spacing w:val="-6"/>
          <w:sz w:val="24"/>
          <w:szCs w:val="24"/>
          <w:u w:color="000000"/>
        </w:rPr>
        <w:t>.</w:t>
      </w:r>
      <w:r w:rsidRPr="004C6E4B">
        <w:rPr>
          <w:rFonts w:ascii="Alegreya" w:hAnsi="Alegreya"/>
          <w:color w:val="000000"/>
          <w:spacing w:val="-18"/>
          <w:sz w:val="24"/>
          <w:szCs w:val="24"/>
          <w:u w:color="000000"/>
        </w:rPr>
        <w:t xml:space="preserve"> </w:t>
      </w:r>
      <w:r w:rsidRPr="004C6E4B">
        <w:rPr>
          <w:rFonts w:ascii="Alegreya" w:hAnsi="Alegreya"/>
          <w:color w:val="000000"/>
          <w:spacing w:val="-6"/>
          <w:sz w:val="24"/>
          <w:szCs w:val="24"/>
          <w:u w:color="000000"/>
        </w:rPr>
        <w:t>Center</w:t>
      </w:r>
      <w:r w:rsidRPr="004C6E4B">
        <w:rPr>
          <w:rFonts w:ascii="Alegreya" w:hAnsi="Alegreya"/>
          <w:color w:val="000000"/>
          <w:spacing w:val="-13"/>
          <w:sz w:val="24"/>
          <w:szCs w:val="24"/>
          <w:u w:color="000000"/>
        </w:rPr>
        <w:t xml:space="preserve"> </w:t>
      </w:r>
      <w:r w:rsidRPr="004C6E4B">
        <w:rPr>
          <w:rFonts w:ascii="Alegreya" w:hAnsi="Alegreya"/>
          <w:color w:val="000000"/>
          <w:spacing w:val="-6"/>
          <w:sz w:val="24"/>
          <w:szCs w:val="24"/>
          <w:u w:color="000000"/>
        </w:rPr>
        <w:t>for</w:t>
      </w:r>
      <w:r w:rsidRPr="004C6E4B">
        <w:rPr>
          <w:rFonts w:ascii="Alegreya" w:hAnsi="Alegreya"/>
          <w:color w:val="000000"/>
          <w:spacing w:val="-13"/>
          <w:sz w:val="24"/>
          <w:szCs w:val="24"/>
          <w:u w:color="000000"/>
        </w:rPr>
        <w:t xml:space="preserve"> </w:t>
      </w:r>
      <w:r w:rsidRPr="004C6E4B">
        <w:rPr>
          <w:rFonts w:ascii="Alegreya" w:hAnsi="Alegreya"/>
          <w:color w:val="000000"/>
          <w:spacing w:val="-6"/>
          <w:sz w:val="24"/>
          <w:szCs w:val="24"/>
          <w:u w:color="000000"/>
        </w:rPr>
        <w:t>Research</w:t>
      </w:r>
      <w:r w:rsidRPr="004C6E4B">
        <w:rPr>
          <w:rFonts w:ascii="Alegreya" w:hAnsi="Alegreya"/>
          <w:color w:val="000000"/>
          <w:spacing w:val="-13"/>
          <w:sz w:val="24"/>
          <w:szCs w:val="24"/>
          <w:u w:color="000000"/>
        </w:rPr>
        <w:t xml:space="preserve"> </w:t>
      </w:r>
      <w:r w:rsidRPr="004C6E4B">
        <w:rPr>
          <w:rFonts w:ascii="Alegreya" w:hAnsi="Alegreya"/>
          <w:color w:val="000000"/>
          <w:spacing w:val="-6"/>
          <w:sz w:val="24"/>
          <w:szCs w:val="24"/>
          <w:u w:color="000000"/>
        </w:rPr>
        <w:t>on</w:t>
      </w:r>
      <w:r w:rsidRPr="004C6E4B">
        <w:rPr>
          <w:rFonts w:ascii="Alegreya" w:hAnsi="Alegreya"/>
          <w:color w:val="000000"/>
          <w:spacing w:val="-13"/>
          <w:sz w:val="24"/>
          <w:szCs w:val="24"/>
          <w:u w:color="000000"/>
        </w:rPr>
        <w:t xml:space="preserve"> </w:t>
      </w:r>
      <w:r w:rsidRPr="004C6E4B">
        <w:rPr>
          <w:rFonts w:ascii="Alegreya" w:hAnsi="Alegreya"/>
          <w:color w:val="000000"/>
          <w:spacing w:val="-6"/>
          <w:sz w:val="24"/>
          <w:szCs w:val="24"/>
          <w:u w:color="000000"/>
        </w:rPr>
        <w:t>Education</w:t>
      </w:r>
      <w:r w:rsidRPr="004C6E4B">
        <w:rPr>
          <w:rFonts w:ascii="Alegreya" w:hAnsi="Alegreya"/>
          <w:color w:val="000000"/>
          <w:spacing w:val="-13"/>
          <w:sz w:val="24"/>
          <w:szCs w:val="24"/>
          <w:u w:color="000000"/>
        </w:rPr>
        <w:t xml:space="preserve"> </w:t>
      </w:r>
      <w:r w:rsidRPr="004C6E4B">
        <w:rPr>
          <w:rFonts w:ascii="Alegreya" w:hAnsi="Alegreya"/>
          <w:color w:val="000000"/>
          <w:spacing w:val="-6"/>
          <w:sz w:val="24"/>
          <w:szCs w:val="24"/>
          <w:u w:color="000000"/>
        </w:rPr>
        <w:t xml:space="preserve">Outcomes, </w:t>
      </w:r>
      <w:r w:rsidRPr="004C6E4B">
        <w:rPr>
          <w:rFonts w:ascii="Alegreya" w:hAnsi="Alegreya"/>
          <w:color w:val="000000"/>
          <w:spacing w:val="-2"/>
          <w:sz w:val="24"/>
          <w:szCs w:val="24"/>
          <w:u w:color="000000"/>
        </w:rPr>
        <w:t>Stanford</w:t>
      </w:r>
      <w:r w:rsidRPr="004C6E4B">
        <w:rPr>
          <w:rFonts w:ascii="Alegreya" w:hAnsi="Alegreya"/>
          <w:color w:val="000000"/>
          <w:spacing w:val="-8"/>
          <w:sz w:val="24"/>
          <w:szCs w:val="24"/>
          <w:u w:color="000000"/>
        </w:rPr>
        <w:t xml:space="preserve"> </w:t>
      </w:r>
      <w:r w:rsidRPr="004C6E4B">
        <w:rPr>
          <w:rFonts w:ascii="Alegreya" w:hAnsi="Alegreya"/>
          <w:color w:val="000000"/>
          <w:spacing w:val="-2"/>
          <w:sz w:val="24"/>
          <w:szCs w:val="24"/>
          <w:u w:color="000000"/>
        </w:rPr>
        <w:t>University.</w:t>
      </w:r>
      <w:r w:rsidRPr="004C6E4B">
        <w:rPr>
          <w:rFonts w:ascii="Alegreya" w:hAnsi="Alegreya"/>
          <w:color w:val="000000"/>
          <w:spacing w:val="-13"/>
          <w:sz w:val="24"/>
          <w:szCs w:val="24"/>
          <w:u w:color="000000"/>
        </w:rPr>
        <w:t xml:space="preserve"> </w:t>
      </w:r>
      <w:r w:rsidRPr="004C6E4B">
        <w:rPr>
          <w:rFonts w:ascii="Alegreya" w:hAnsi="Alegreya"/>
          <w:color w:val="000000"/>
          <w:spacing w:val="-2"/>
          <w:sz w:val="24"/>
          <w:szCs w:val="24"/>
          <w:u w:color="000000"/>
        </w:rPr>
        <w:t>Stanford,</w:t>
      </w:r>
      <w:r w:rsidRPr="004C6E4B">
        <w:rPr>
          <w:rFonts w:ascii="Alegreya" w:hAnsi="Alegreya"/>
          <w:color w:val="000000"/>
          <w:spacing w:val="-13"/>
          <w:sz w:val="24"/>
          <w:szCs w:val="24"/>
          <w:u w:color="000000"/>
        </w:rPr>
        <w:t xml:space="preserve"> </w:t>
      </w:r>
      <w:r w:rsidRPr="004C6E4B">
        <w:rPr>
          <w:rFonts w:ascii="Alegreya" w:hAnsi="Alegreya"/>
          <w:color w:val="000000"/>
          <w:spacing w:val="-2"/>
          <w:sz w:val="24"/>
          <w:szCs w:val="24"/>
          <w:u w:color="000000"/>
        </w:rPr>
        <w:t>CA.</w:t>
      </w:r>
      <w:r w:rsidRPr="004C6E4B">
        <w:rPr>
          <w:rFonts w:ascii="Alegreya" w:hAnsi="Alegreya"/>
          <w:color w:val="000000"/>
          <w:spacing w:val="-13"/>
          <w:sz w:val="24"/>
          <w:szCs w:val="24"/>
          <w:u w:color="000000"/>
        </w:rPr>
        <w:t xml:space="preserve"> </w:t>
      </w:r>
      <w:r w:rsidRPr="00330594">
        <w:rPr>
          <w:sz w:val="24"/>
          <w:szCs w:val="24"/>
          <w:rPrChange w:id="824" w:author="ABD" w:date="2024-04-30T20:01:00Z">
            <w:rPr/>
          </w:rPrChange>
        </w:rPr>
        <w:fldChar w:fldCharType="begin"/>
      </w:r>
      <w:r w:rsidRPr="004C6E4B">
        <w:rPr>
          <w:sz w:val="24"/>
          <w:szCs w:val="24"/>
        </w:rPr>
        <w:instrText xml:space="preserve"> HYPERLINK "https://nepc.colorado.edu/blog/how-charter-schools-control" \h </w:instrText>
      </w:r>
      <w:r w:rsidRPr="00330594">
        <w:rPr>
          <w:sz w:val="24"/>
          <w:szCs w:val="24"/>
          <w:rPrChange w:id="825" w:author="ABD" w:date="2024-04-30T20:01:00Z">
            <w:rPr/>
          </w:rPrChange>
        </w:rPr>
        <w:fldChar w:fldCharType="separate"/>
      </w:r>
      <w:r w:rsidRPr="004C6E4B">
        <w:rPr>
          <w:rStyle w:val="Hyperlink"/>
          <w:rFonts w:ascii="Fira Mono" w:hAnsi="Fira Mono"/>
          <w:color w:val="000000"/>
          <w:spacing w:val="-2"/>
          <w:sz w:val="24"/>
          <w:szCs w:val="24"/>
          <w:u w:val="none" w:color="000000"/>
        </w:rPr>
        <w:t xml:space="preserve">https://ncss3.stanford.edu/wp- </w:t>
      </w:r>
      <w:bookmarkStart w:id="826" w:name="_bookmark20"/>
      <w:bookmarkEnd w:id="826"/>
      <w:r w:rsidRPr="004C6E4B">
        <w:rPr>
          <w:rStyle w:val="Hyperlink"/>
          <w:rFonts w:ascii="Fira Mono" w:hAnsi="Fira Mono"/>
          <w:color w:val="000000"/>
          <w:spacing w:val="-2"/>
          <w:sz w:val="24"/>
          <w:szCs w:val="24"/>
          <w:u w:val="none" w:color="000000"/>
        </w:rPr>
        <w:t>content/uploads/2023/06/Credo-NCSS3-Report.pdf</w:t>
      </w:r>
      <w:r w:rsidRPr="00330594">
        <w:rPr>
          <w:rStyle w:val="Hyperlink"/>
          <w:rFonts w:ascii="Fira Mono" w:hAnsi="Fira Mono"/>
          <w:color w:val="000000"/>
          <w:spacing w:val="-2"/>
          <w:sz w:val="24"/>
          <w:szCs w:val="24"/>
          <w:u w:val="none" w:color="000000"/>
          <w:rPrChange w:id="827" w:author="ABD" w:date="2024-04-30T20:01:00Z">
            <w:rPr>
              <w:rStyle w:val="Hyperlink"/>
              <w:rFonts w:ascii="Fira Mono" w:hAnsi="Fira Mono"/>
              <w:color w:val="000000"/>
              <w:spacing w:val="-2"/>
              <w:sz w:val="20"/>
              <w:szCs w:val="20"/>
              <w:u w:val="none" w:color="000000"/>
            </w:rPr>
          </w:rPrChange>
        </w:rPr>
        <w:fldChar w:fldCharType="end"/>
      </w:r>
    </w:p>
    <w:p w14:paraId="75A4C031" w14:textId="77777777" w:rsidR="00704A6D" w:rsidRPr="004C6E4B" w:rsidRDefault="00A63FD1">
      <w:pPr>
        <w:pStyle w:val="Reference"/>
        <w:rPr>
          <w:sz w:val="24"/>
          <w:szCs w:val="24"/>
        </w:rPr>
      </w:pPr>
      <w:r w:rsidRPr="004C6E4B">
        <w:rPr>
          <w:rFonts w:ascii="Alegreya" w:hAnsi="Alegreya"/>
          <w:color w:val="000000"/>
          <w:w w:val="90"/>
          <w:sz w:val="24"/>
          <w:szCs w:val="24"/>
          <w:u w:color="000000"/>
        </w:rPr>
        <w:t>Rocketship</w:t>
      </w:r>
      <w:r w:rsidRPr="004C6E4B">
        <w:rPr>
          <w:rFonts w:ascii="Alegreya" w:hAnsi="Alegreya"/>
          <w:color w:val="000000"/>
          <w:spacing w:val="-1"/>
          <w:w w:val="90"/>
          <w:sz w:val="24"/>
          <w:szCs w:val="24"/>
          <w:u w:color="000000"/>
        </w:rPr>
        <w:t xml:space="preserve"> </w:t>
      </w:r>
      <w:r w:rsidRPr="004C6E4B">
        <w:rPr>
          <w:rFonts w:ascii="Alegreya" w:hAnsi="Alegreya"/>
          <w:color w:val="000000"/>
          <w:w w:val="90"/>
          <w:sz w:val="24"/>
          <w:szCs w:val="24"/>
          <w:u w:color="000000"/>
        </w:rPr>
        <w:t>Education.</w:t>
      </w:r>
      <w:r w:rsidRPr="004C6E4B">
        <w:rPr>
          <w:rFonts w:ascii="Alegreya" w:hAnsi="Alegreya"/>
          <w:color w:val="000000"/>
          <w:spacing w:val="-6"/>
          <w:w w:val="90"/>
          <w:sz w:val="24"/>
          <w:szCs w:val="24"/>
          <w:u w:color="000000"/>
        </w:rPr>
        <w:t xml:space="preserve"> </w:t>
      </w:r>
      <w:r w:rsidRPr="004C6E4B">
        <w:rPr>
          <w:rFonts w:ascii="Alegreya" w:hAnsi="Alegreya"/>
          <w:color w:val="000000"/>
          <w:w w:val="90"/>
          <w:sz w:val="24"/>
          <w:szCs w:val="24"/>
          <w:u w:color="000000"/>
        </w:rPr>
        <w:t>(2023).</w:t>
      </w:r>
      <w:r w:rsidRPr="004C6E4B">
        <w:rPr>
          <w:rFonts w:ascii="Alegreya" w:hAnsi="Alegreya"/>
          <w:color w:val="000000"/>
          <w:spacing w:val="-6"/>
          <w:w w:val="90"/>
          <w:sz w:val="24"/>
          <w:szCs w:val="24"/>
          <w:u w:color="000000"/>
        </w:rPr>
        <w:t xml:space="preserve"> </w:t>
      </w:r>
      <w:r w:rsidRPr="004C6E4B">
        <w:rPr>
          <w:rFonts w:ascii="Alegreya" w:hAnsi="Alegreya"/>
          <w:i/>
          <w:color w:val="000000"/>
          <w:w w:val="90"/>
          <w:sz w:val="24"/>
          <w:szCs w:val="24"/>
          <w:u w:color="000000"/>
        </w:rPr>
        <w:t>Results</w:t>
      </w:r>
      <w:r w:rsidRPr="004C6E4B">
        <w:rPr>
          <w:rFonts w:ascii="Alegreya" w:hAnsi="Alegreya"/>
          <w:color w:val="000000"/>
          <w:w w:val="90"/>
          <w:sz w:val="24"/>
          <w:szCs w:val="24"/>
          <w:u w:color="000000"/>
        </w:rPr>
        <w:t>.</w:t>
      </w:r>
      <w:bookmarkStart w:id="828" w:name="_bookmark21"/>
      <w:bookmarkEnd w:id="828"/>
      <w:r w:rsidRPr="004C6E4B">
        <w:rPr>
          <w:rFonts w:ascii="Alegreya" w:hAnsi="Alegreya"/>
          <w:color w:val="000000"/>
          <w:spacing w:val="-7"/>
          <w:w w:val="90"/>
          <w:sz w:val="24"/>
          <w:szCs w:val="24"/>
          <w:u w:color="000000"/>
        </w:rPr>
        <w:t xml:space="preserve"> </w:t>
      </w:r>
      <w:r w:rsidRPr="00330594">
        <w:rPr>
          <w:sz w:val="24"/>
          <w:szCs w:val="24"/>
          <w:rPrChange w:id="829" w:author="ABD" w:date="2024-04-30T20:01:00Z">
            <w:rPr/>
          </w:rPrChange>
        </w:rPr>
        <w:fldChar w:fldCharType="begin"/>
      </w:r>
      <w:r w:rsidRPr="004C6E4B">
        <w:rPr>
          <w:sz w:val="24"/>
          <w:szCs w:val="24"/>
        </w:rPr>
        <w:instrText xml:space="preserve"> HYPERLINK "https://www.rocketshipschools.org/results/" \h </w:instrText>
      </w:r>
      <w:r w:rsidRPr="00330594">
        <w:rPr>
          <w:sz w:val="24"/>
          <w:szCs w:val="24"/>
          <w:rPrChange w:id="830" w:author="ABD" w:date="2024-04-30T20:01:00Z">
            <w:rPr/>
          </w:rPrChange>
        </w:rPr>
        <w:fldChar w:fldCharType="separate"/>
      </w:r>
      <w:r w:rsidRPr="004C6E4B">
        <w:rPr>
          <w:rStyle w:val="Hyperlink"/>
          <w:rFonts w:ascii="Fira Mono" w:hAnsi="Fira Mono"/>
          <w:color w:val="000000"/>
          <w:sz w:val="24"/>
          <w:szCs w:val="24"/>
          <w:u w:val="none" w:color="000000"/>
        </w:rPr>
        <w:t>https://www.rocketshipschools.org/results/</w:t>
      </w:r>
      <w:r w:rsidRPr="00330594">
        <w:rPr>
          <w:rStyle w:val="Hyperlink"/>
          <w:rFonts w:ascii="Fira Mono" w:hAnsi="Fira Mono"/>
          <w:color w:val="000000"/>
          <w:sz w:val="24"/>
          <w:szCs w:val="24"/>
          <w:u w:val="none" w:color="000000"/>
          <w:rPrChange w:id="831" w:author="ABD" w:date="2024-04-30T20:01:00Z">
            <w:rPr>
              <w:rStyle w:val="Hyperlink"/>
              <w:rFonts w:ascii="Fira Mono" w:hAnsi="Fira Mono"/>
              <w:color w:val="000000"/>
              <w:sz w:val="20"/>
              <w:szCs w:val="20"/>
              <w:u w:val="none" w:color="000000"/>
            </w:rPr>
          </w:rPrChange>
        </w:rPr>
        <w:fldChar w:fldCharType="end"/>
      </w:r>
    </w:p>
    <w:p w14:paraId="4C6E2065" w14:textId="77777777" w:rsidR="00704A6D" w:rsidRPr="004C6E4B" w:rsidRDefault="00A63FD1">
      <w:pPr>
        <w:pStyle w:val="Reference"/>
        <w:rPr>
          <w:sz w:val="24"/>
          <w:szCs w:val="24"/>
        </w:rPr>
      </w:pPr>
      <w:r w:rsidRPr="004C6E4B">
        <w:rPr>
          <w:rFonts w:ascii="Alegreya" w:hAnsi="Alegreya"/>
          <w:color w:val="000000"/>
          <w:w w:val="90"/>
          <w:sz w:val="24"/>
          <w:szCs w:val="24"/>
          <w:u w:color="000000"/>
        </w:rPr>
        <w:t xml:space="preserve">Sierra, T. (2021). </w:t>
      </w:r>
      <w:r w:rsidRPr="004C6E4B">
        <w:rPr>
          <w:rFonts w:ascii="Alegreya" w:hAnsi="Alegreya"/>
          <w:i/>
          <w:color w:val="000000"/>
          <w:w w:val="90"/>
          <w:sz w:val="24"/>
          <w:szCs w:val="24"/>
          <w:u w:color="000000"/>
        </w:rPr>
        <w:t>Guilty Pleas in A3 Charter School Case Leads to Return of Over $210 Million in Assets</w:t>
      </w:r>
      <w:r w:rsidRPr="004C6E4B">
        <w:rPr>
          <w:rFonts w:ascii="Alegreya" w:hAnsi="Alegreya"/>
          <w:color w:val="000000"/>
          <w:w w:val="90"/>
          <w:sz w:val="24"/>
          <w:szCs w:val="24"/>
          <w:u w:color="000000"/>
        </w:rPr>
        <w:t xml:space="preserve">. </w:t>
      </w:r>
      <w:r w:rsidRPr="00330594">
        <w:rPr>
          <w:sz w:val="24"/>
          <w:szCs w:val="24"/>
          <w:rPrChange w:id="832" w:author="ABD" w:date="2024-04-30T20:01:00Z">
            <w:rPr/>
          </w:rPrChange>
        </w:rPr>
        <w:fldChar w:fldCharType="begin"/>
      </w:r>
      <w:r w:rsidRPr="004C6E4B">
        <w:rPr>
          <w:sz w:val="24"/>
          <w:szCs w:val="24"/>
        </w:rPr>
        <w:instrText xml:space="preserve"> HYPERLINK "https://www.sdcda.org/content/off</w:instrText>
      </w:r>
      <w:r w:rsidRPr="004C6E4B">
        <w:rPr>
          <w:sz w:val="24"/>
          <w:szCs w:val="24"/>
        </w:rPr>
        <w:instrText xml:space="preserve">ice/newsroom/tempDownloads/560efe3c-10b6-4487-adaf-14e7487e4af0_A3%20Charter%20Guilty%20Pleas%20News%20Release%202-26-2021.pdf" \h </w:instrText>
      </w:r>
      <w:r w:rsidRPr="00330594">
        <w:rPr>
          <w:sz w:val="24"/>
          <w:szCs w:val="24"/>
          <w:rPrChange w:id="833" w:author="ABD" w:date="2024-04-30T20:01:00Z">
            <w:rPr/>
          </w:rPrChange>
        </w:rPr>
        <w:fldChar w:fldCharType="separate"/>
      </w:r>
      <w:r w:rsidRPr="004C6E4B">
        <w:rPr>
          <w:rStyle w:val="Hyperlink"/>
          <w:rFonts w:ascii="Fira Mono" w:hAnsi="Fira Mono"/>
          <w:color w:val="000000"/>
          <w:w w:val="90"/>
          <w:sz w:val="24"/>
          <w:szCs w:val="24"/>
          <w:u w:val="none" w:color="000000"/>
        </w:rPr>
        <w:t>https://www.sdcda.org/content/office/newsroom/tempDownloads/560efe3c-10b6-4487-adaf-14e7487e4af0_A3%20Charter%20Guilty%20Ple</w:t>
      </w:r>
      <w:r w:rsidRPr="004C6E4B">
        <w:rPr>
          <w:rStyle w:val="Hyperlink"/>
          <w:rFonts w:ascii="Fira Mono" w:hAnsi="Fira Mono"/>
          <w:color w:val="000000"/>
          <w:w w:val="90"/>
          <w:sz w:val="24"/>
          <w:szCs w:val="24"/>
          <w:u w:val="none" w:color="000000"/>
        </w:rPr>
        <w:t>as%20News%20Release%202-26-2021.pdf</w:t>
      </w:r>
      <w:r w:rsidRPr="00330594">
        <w:rPr>
          <w:rStyle w:val="Hyperlink"/>
          <w:rFonts w:ascii="Fira Mono" w:hAnsi="Fira Mono"/>
          <w:color w:val="000000"/>
          <w:w w:val="90"/>
          <w:sz w:val="24"/>
          <w:szCs w:val="24"/>
          <w:u w:val="none" w:color="000000"/>
          <w:rPrChange w:id="834" w:author="ABD" w:date="2024-04-30T20:01:00Z">
            <w:rPr>
              <w:rStyle w:val="Hyperlink"/>
              <w:rFonts w:ascii="Fira Mono" w:hAnsi="Fira Mono"/>
              <w:color w:val="000000"/>
              <w:w w:val="90"/>
              <w:sz w:val="20"/>
              <w:szCs w:val="20"/>
              <w:u w:val="none" w:color="000000"/>
            </w:rPr>
          </w:rPrChange>
        </w:rPr>
        <w:fldChar w:fldCharType="end"/>
      </w:r>
    </w:p>
    <w:p w14:paraId="37DDA1A0" w14:textId="77777777" w:rsidR="00704A6D" w:rsidRPr="004C6E4B" w:rsidRDefault="00A63FD1">
      <w:pPr>
        <w:pStyle w:val="Reference"/>
        <w:rPr>
          <w:sz w:val="24"/>
          <w:szCs w:val="24"/>
        </w:rPr>
      </w:pPr>
      <w:r w:rsidRPr="004C6E4B">
        <w:rPr>
          <w:rFonts w:ascii="Alegreya" w:hAnsi="Alegreya"/>
          <w:color w:val="000000"/>
          <w:w w:val="90"/>
          <w:sz w:val="24"/>
          <w:szCs w:val="24"/>
          <w:u w:color="000000"/>
        </w:rPr>
        <w:t xml:space="preserve">Superior Court of Sonoma. (2003). Charter public schools. Sonoma, CA. https://sonoma.courts.ca.gov/system/files?file=charterpublic-schools.pdfTaketa, K (2021). </w:t>
      </w:r>
      <w:r w:rsidRPr="004C6E4B">
        <w:rPr>
          <w:rFonts w:ascii="Alegreya" w:hAnsi="Alegreya"/>
          <w:i/>
          <w:iCs/>
          <w:color w:val="000000"/>
          <w:w w:val="90"/>
          <w:sz w:val="24"/>
          <w:szCs w:val="24"/>
          <w:u w:color="000000"/>
        </w:rPr>
        <w:t>CA legislators propose reforms to prevent another A3 charter</w:t>
      </w:r>
      <w:r w:rsidRPr="004C6E4B">
        <w:rPr>
          <w:rFonts w:ascii="Alegreya" w:hAnsi="Alegreya"/>
          <w:i/>
          <w:iCs/>
          <w:color w:val="000000"/>
          <w:w w:val="90"/>
          <w:sz w:val="24"/>
          <w:szCs w:val="24"/>
          <w:u w:color="000000"/>
        </w:rPr>
        <w:t xml:space="preserve"> school scandal. </w:t>
      </w:r>
      <w:r w:rsidRPr="004C6E4B">
        <w:rPr>
          <w:rFonts w:ascii="Alegreya" w:hAnsi="Alegreya"/>
          <w:color w:val="000000"/>
          <w:w w:val="90"/>
          <w:sz w:val="24"/>
          <w:szCs w:val="24"/>
          <w:u w:color="000000"/>
        </w:rPr>
        <w:t xml:space="preserve">The San Diego Union-Tribune. San Diego. </w:t>
      </w:r>
      <w:r w:rsidRPr="00330594">
        <w:rPr>
          <w:sz w:val="24"/>
          <w:szCs w:val="24"/>
          <w:rPrChange w:id="835" w:author="ABD" w:date="2024-04-30T20:01:00Z">
            <w:rPr/>
          </w:rPrChange>
        </w:rPr>
        <w:fldChar w:fldCharType="begin"/>
      </w:r>
      <w:r w:rsidRPr="004C6E4B">
        <w:rPr>
          <w:sz w:val="24"/>
          <w:szCs w:val="24"/>
        </w:rPr>
        <w:instrText xml:space="preserve"> HYPERLINK "https://www.sandiegouniontribune.com/news/education/story/2021-04-26/ca-legislators-propose-reforms-to-prevent-another-a3-charter-scandal" \h </w:instrText>
      </w:r>
      <w:r w:rsidRPr="00330594">
        <w:rPr>
          <w:sz w:val="24"/>
          <w:szCs w:val="24"/>
          <w:rPrChange w:id="836" w:author="ABD" w:date="2024-04-30T20:01:00Z">
            <w:rPr/>
          </w:rPrChange>
        </w:rPr>
        <w:fldChar w:fldCharType="separate"/>
      </w:r>
      <w:r w:rsidRPr="004C6E4B">
        <w:rPr>
          <w:rStyle w:val="Hyperlink"/>
          <w:rFonts w:ascii="Fira Mono" w:hAnsi="Fira Mono"/>
          <w:color w:val="000000"/>
          <w:w w:val="90"/>
          <w:sz w:val="24"/>
          <w:szCs w:val="24"/>
          <w:u w:val="none" w:color="000000"/>
        </w:rPr>
        <w:t>https://www.sandiegouniontribune.com/news/education/story/2021-04-26/ca-legislators-propose-reforms-t</w:t>
      </w:r>
      <w:r w:rsidRPr="004C6E4B">
        <w:rPr>
          <w:rStyle w:val="Hyperlink"/>
          <w:rFonts w:ascii="Fira Mono" w:hAnsi="Fira Mono"/>
          <w:color w:val="000000"/>
          <w:w w:val="90"/>
          <w:sz w:val="24"/>
          <w:szCs w:val="24"/>
          <w:u w:val="none" w:color="000000"/>
        </w:rPr>
        <w:t>o-prevent-another-a3-charter-scandal</w:t>
      </w:r>
      <w:r w:rsidRPr="00330594">
        <w:rPr>
          <w:rStyle w:val="Hyperlink"/>
          <w:rFonts w:ascii="Fira Mono" w:hAnsi="Fira Mono"/>
          <w:color w:val="000000"/>
          <w:w w:val="90"/>
          <w:sz w:val="24"/>
          <w:szCs w:val="24"/>
          <w:u w:val="none" w:color="000000"/>
          <w:rPrChange w:id="837" w:author="ABD" w:date="2024-04-30T20:01:00Z">
            <w:rPr>
              <w:rStyle w:val="Hyperlink"/>
              <w:rFonts w:ascii="Fira Mono" w:hAnsi="Fira Mono"/>
              <w:color w:val="000000"/>
              <w:w w:val="90"/>
              <w:sz w:val="20"/>
              <w:szCs w:val="20"/>
              <w:u w:val="none" w:color="000000"/>
            </w:rPr>
          </w:rPrChange>
        </w:rPr>
        <w:fldChar w:fldCharType="end"/>
      </w:r>
    </w:p>
    <w:p w14:paraId="4C8E5649" w14:textId="77777777" w:rsidR="00704A6D" w:rsidRPr="004C6E4B" w:rsidRDefault="00A63FD1">
      <w:pPr>
        <w:pStyle w:val="Reference"/>
        <w:rPr>
          <w:sz w:val="24"/>
          <w:szCs w:val="24"/>
        </w:rPr>
      </w:pPr>
      <w:r w:rsidRPr="004C6E4B">
        <w:rPr>
          <w:rFonts w:ascii="Alegreya" w:hAnsi="Alegreya"/>
          <w:color w:val="000000"/>
          <w:w w:val="90"/>
          <w:sz w:val="24"/>
          <w:szCs w:val="24"/>
          <w:u w:color="000000"/>
        </w:rPr>
        <w:t>Tyler, N.,</w:t>
      </w:r>
      <w:r w:rsidRPr="004C6E4B">
        <w:rPr>
          <w:rFonts w:ascii="Alegreya" w:hAnsi="Alegreya"/>
          <w:color w:val="000000"/>
          <w:spacing w:val="-4"/>
          <w:w w:val="90"/>
          <w:sz w:val="24"/>
          <w:szCs w:val="24"/>
          <w:u w:color="000000"/>
        </w:rPr>
        <w:t xml:space="preserve"> </w:t>
      </w:r>
      <w:proofErr w:type="spellStart"/>
      <w:r w:rsidRPr="004C6E4B">
        <w:rPr>
          <w:rFonts w:ascii="Alegreya" w:hAnsi="Alegreya"/>
          <w:color w:val="000000"/>
          <w:w w:val="90"/>
          <w:sz w:val="24"/>
          <w:szCs w:val="24"/>
          <w:u w:color="000000"/>
        </w:rPr>
        <w:t>Astudillo</w:t>
      </w:r>
      <w:proofErr w:type="spellEnd"/>
      <w:r w:rsidRPr="004C6E4B">
        <w:rPr>
          <w:rFonts w:ascii="Alegreya" w:hAnsi="Alegreya"/>
          <w:color w:val="000000"/>
          <w:w w:val="90"/>
          <w:sz w:val="24"/>
          <w:szCs w:val="24"/>
          <w:u w:color="000000"/>
        </w:rPr>
        <w:t>, S.,</w:t>
      </w:r>
      <w:r w:rsidRPr="004C6E4B">
        <w:rPr>
          <w:rFonts w:ascii="Alegreya" w:hAnsi="Alegreya"/>
          <w:color w:val="000000"/>
          <w:spacing w:val="-4"/>
          <w:w w:val="90"/>
          <w:sz w:val="24"/>
          <w:szCs w:val="24"/>
          <w:u w:color="000000"/>
        </w:rPr>
        <w:t xml:space="preserve"> </w:t>
      </w:r>
      <w:r w:rsidRPr="004C6E4B">
        <w:rPr>
          <w:rFonts w:ascii="Alegreya" w:hAnsi="Alegreya"/>
          <w:color w:val="000000"/>
          <w:w w:val="90"/>
          <w:sz w:val="24"/>
          <w:szCs w:val="24"/>
          <w:u w:color="000000"/>
        </w:rPr>
        <w:t>Betsy Wolf,</w:t>
      </w:r>
      <w:r w:rsidRPr="004C6E4B">
        <w:rPr>
          <w:rFonts w:ascii="Alegreya" w:hAnsi="Alegreya"/>
          <w:color w:val="000000"/>
          <w:spacing w:val="-4"/>
          <w:w w:val="90"/>
          <w:sz w:val="24"/>
          <w:szCs w:val="24"/>
          <w:u w:color="000000"/>
        </w:rPr>
        <w:t xml:space="preserve"> </w:t>
      </w:r>
      <w:r w:rsidRPr="004C6E4B">
        <w:rPr>
          <w:rFonts w:ascii="Alegreya" w:hAnsi="Alegreya"/>
          <w:color w:val="000000"/>
          <w:w w:val="90"/>
          <w:sz w:val="24"/>
          <w:szCs w:val="24"/>
          <w:u w:color="000000"/>
        </w:rPr>
        <w:t>&amp; McCracken, M.</w:t>
      </w:r>
      <w:r w:rsidRPr="004C6E4B">
        <w:rPr>
          <w:rFonts w:ascii="Alegreya" w:hAnsi="Alegreya"/>
          <w:color w:val="000000"/>
          <w:spacing w:val="-4"/>
          <w:w w:val="90"/>
          <w:sz w:val="24"/>
          <w:szCs w:val="24"/>
          <w:u w:color="000000"/>
        </w:rPr>
        <w:t xml:space="preserve"> </w:t>
      </w:r>
      <w:r w:rsidRPr="004C6E4B">
        <w:rPr>
          <w:rFonts w:ascii="Alegreya" w:hAnsi="Alegreya"/>
          <w:color w:val="000000"/>
          <w:w w:val="90"/>
          <w:sz w:val="24"/>
          <w:szCs w:val="24"/>
          <w:u w:color="000000"/>
        </w:rPr>
        <w:t>(2016).</w:t>
      </w:r>
      <w:r w:rsidRPr="004C6E4B">
        <w:rPr>
          <w:rFonts w:ascii="Alegreya" w:hAnsi="Alegreya"/>
          <w:color w:val="000000"/>
          <w:spacing w:val="-4"/>
          <w:w w:val="90"/>
          <w:sz w:val="24"/>
          <w:szCs w:val="24"/>
          <w:u w:color="000000"/>
        </w:rPr>
        <w:t xml:space="preserve"> </w:t>
      </w:r>
      <w:r w:rsidRPr="004C6E4B">
        <w:rPr>
          <w:rFonts w:ascii="Alegreya" w:hAnsi="Alegreya"/>
          <w:i/>
          <w:color w:val="000000"/>
          <w:w w:val="90"/>
          <w:sz w:val="24"/>
          <w:szCs w:val="24"/>
          <w:u w:color="000000"/>
        </w:rPr>
        <w:t>Evaluation</w:t>
      </w:r>
      <w:r w:rsidRPr="004C6E4B">
        <w:rPr>
          <w:rFonts w:ascii="Alegreya" w:hAnsi="Alegreya"/>
          <w:i/>
          <w:color w:val="000000"/>
          <w:spacing w:val="-7"/>
          <w:w w:val="90"/>
          <w:sz w:val="24"/>
          <w:szCs w:val="24"/>
          <w:u w:color="000000"/>
        </w:rPr>
        <w:t xml:space="preserve"> </w:t>
      </w:r>
      <w:r w:rsidRPr="004C6E4B">
        <w:rPr>
          <w:rFonts w:ascii="Alegreya" w:hAnsi="Alegreya"/>
          <w:i/>
          <w:color w:val="000000"/>
          <w:w w:val="90"/>
          <w:sz w:val="24"/>
          <w:szCs w:val="24"/>
          <w:u w:color="000000"/>
        </w:rPr>
        <w:t>of</w:t>
      </w:r>
      <w:r w:rsidRPr="004C6E4B">
        <w:rPr>
          <w:rFonts w:ascii="Alegreya" w:hAnsi="Alegreya"/>
          <w:i/>
          <w:color w:val="000000"/>
          <w:spacing w:val="-7"/>
          <w:w w:val="90"/>
          <w:sz w:val="24"/>
          <w:szCs w:val="24"/>
          <w:u w:color="000000"/>
        </w:rPr>
        <w:t xml:space="preserve"> </w:t>
      </w:r>
      <w:r w:rsidRPr="004C6E4B">
        <w:rPr>
          <w:rFonts w:ascii="Alegreya" w:hAnsi="Alegreya"/>
          <w:i/>
          <w:color w:val="000000"/>
          <w:w w:val="90"/>
          <w:sz w:val="24"/>
          <w:szCs w:val="24"/>
          <w:u w:color="000000"/>
        </w:rPr>
        <w:t>Rocketship</w:t>
      </w:r>
      <w:r w:rsidRPr="004C6E4B">
        <w:rPr>
          <w:rFonts w:ascii="Alegreya" w:hAnsi="Alegreya"/>
          <w:i/>
          <w:color w:val="000000"/>
          <w:spacing w:val="-7"/>
          <w:w w:val="90"/>
          <w:sz w:val="24"/>
          <w:szCs w:val="24"/>
          <w:u w:color="000000"/>
        </w:rPr>
        <w:t xml:space="preserve"> </w:t>
      </w:r>
      <w:r w:rsidRPr="004C6E4B">
        <w:rPr>
          <w:rFonts w:ascii="Alegreya" w:hAnsi="Alegreya"/>
          <w:i/>
          <w:color w:val="000000"/>
          <w:w w:val="90"/>
          <w:sz w:val="24"/>
          <w:szCs w:val="24"/>
          <w:u w:color="000000"/>
        </w:rPr>
        <w:t xml:space="preserve">Students’ </w:t>
      </w:r>
      <w:r w:rsidRPr="004C6E4B">
        <w:rPr>
          <w:rFonts w:ascii="Alegreya" w:hAnsi="Alegreya"/>
          <w:i/>
          <w:color w:val="000000"/>
          <w:spacing w:val="-2"/>
          <w:sz w:val="24"/>
          <w:szCs w:val="24"/>
          <w:u w:color="000000"/>
        </w:rPr>
        <w:t>Middle</w:t>
      </w:r>
      <w:r w:rsidRPr="004C6E4B">
        <w:rPr>
          <w:rFonts w:ascii="Alegreya" w:hAnsi="Alegreya"/>
          <w:i/>
          <w:color w:val="000000"/>
          <w:spacing w:val="-20"/>
          <w:sz w:val="24"/>
          <w:szCs w:val="24"/>
          <w:u w:color="000000"/>
        </w:rPr>
        <w:t xml:space="preserve"> </w:t>
      </w:r>
      <w:r w:rsidRPr="004C6E4B">
        <w:rPr>
          <w:rFonts w:ascii="Alegreya" w:hAnsi="Alegreya"/>
          <w:i/>
          <w:color w:val="000000"/>
          <w:spacing w:val="-2"/>
          <w:sz w:val="24"/>
          <w:szCs w:val="24"/>
          <w:u w:color="000000"/>
        </w:rPr>
        <w:t>School</w:t>
      </w:r>
      <w:r w:rsidRPr="004C6E4B">
        <w:rPr>
          <w:rFonts w:ascii="Alegreya" w:hAnsi="Alegreya"/>
          <w:i/>
          <w:color w:val="000000"/>
          <w:spacing w:val="-20"/>
          <w:sz w:val="24"/>
          <w:szCs w:val="24"/>
          <w:u w:color="000000"/>
        </w:rPr>
        <w:t xml:space="preserve"> </w:t>
      </w:r>
      <w:r w:rsidRPr="004C6E4B">
        <w:rPr>
          <w:rFonts w:ascii="Alegreya" w:hAnsi="Alegreya"/>
          <w:i/>
          <w:color w:val="000000"/>
          <w:spacing w:val="-2"/>
          <w:sz w:val="24"/>
          <w:szCs w:val="24"/>
          <w:u w:color="000000"/>
        </w:rPr>
        <w:t>Outcomes</w:t>
      </w:r>
      <w:r w:rsidRPr="004C6E4B">
        <w:rPr>
          <w:rFonts w:ascii="Alegreya" w:hAnsi="Alegreya"/>
          <w:color w:val="000000"/>
          <w:spacing w:val="-2"/>
          <w:sz w:val="24"/>
          <w:szCs w:val="24"/>
          <w:u w:color="000000"/>
        </w:rPr>
        <w:t>.</w:t>
      </w:r>
      <w:r w:rsidRPr="004C6E4B">
        <w:rPr>
          <w:rFonts w:ascii="Alegreya" w:hAnsi="Alegreya"/>
          <w:color w:val="000000"/>
          <w:spacing w:val="-18"/>
          <w:sz w:val="24"/>
          <w:szCs w:val="24"/>
          <w:u w:color="000000"/>
        </w:rPr>
        <w:t xml:space="preserve"> </w:t>
      </w:r>
      <w:r w:rsidRPr="004C6E4B">
        <w:rPr>
          <w:rFonts w:ascii="Alegreya" w:hAnsi="Alegreya"/>
          <w:color w:val="000000"/>
          <w:spacing w:val="-2"/>
          <w:sz w:val="24"/>
          <w:szCs w:val="24"/>
          <w:u w:color="000000"/>
        </w:rPr>
        <w:t>SRI</w:t>
      </w:r>
      <w:r w:rsidRPr="004C6E4B">
        <w:rPr>
          <w:rFonts w:ascii="Alegreya" w:hAnsi="Alegreya"/>
          <w:color w:val="000000"/>
          <w:spacing w:val="-13"/>
          <w:sz w:val="24"/>
          <w:szCs w:val="24"/>
          <w:u w:color="000000"/>
        </w:rPr>
        <w:t xml:space="preserve"> </w:t>
      </w:r>
      <w:r w:rsidRPr="004C6E4B">
        <w:rPr>
          <w:rFonts w:ascii="Alegreya" w:hAnsi="Alegreya"/>
          <w:color w:val="000000"/>
          <w:spacing w:val="-2"/>
          <w:sz w:val="24"/>
          <w:szCs w:val="24"/>
          <w:u w:color="000000"/>
        </w:rPr>
        <w:t>Education.</w:t>
      </w:r>
      <w:r w:rsidRPr="004C6E4B">
        <w:rPr>
          <w:rFonts w:ascii="Alegreya" w:hAnsi="Alegreya"/>
          <w:color w:val="000000"/>
          <w:spacing w:val="-18"/>
          <w:sz w:val="24"/>
          <w:szCs w:val="24"/>
          <w:u w:color="000000"/>
        </w:rPr>
        <w:t xml:space="preserve"> </w:t>
      </w:r>
      <w:r w:rsidRPr="00330594">
        <w:rPr>
          <w:sz w:val="24"/>
          <w:szCs w:val="24"/>
          <w:rPrChange w:id="838" w:author="ABD" w:date="2024-04-30T20:01:00Z">
            <w:rPr/>
          </w:rPrChange>
        </w:rPr>
        <w:fldChar w:fldCharType="begin"/>
      </w:r>
      <w:r w:rsidRPr="004C6E4B">
        <w:rPr>
          <w:sz w:val="24"/>
          <w:szCs w:val="24"/>
        </w:rPr>
        <w:instrText xml:space="preserve"> HYPERLINK "https://www.sri.com/wp-" \h </w:instrText>
      </w:r>
      <w:r w:rsidRPr="00330594">
        <w:rPr>
          <w:sz w:val="24"/>
          <w:szCs w:val="24"/>
          <w:rPrChange w:id="839" w:author="ABD" w:date="2024-04-30T20:01:00Z">
            <w:rPr/>
          </w:rPrChange>
        </w:rPr>
        <w:fldChar w:fldCharType="separate"/>
      </w:r>
      <w:r w:rsidRPr="004C6E4B">
        <w:rPr>
          <w:rStyle w:val="Hyperlink"/>
          <w:rFonts w:ascii="Fira Mono" w:hAnsi="Fira Mono"/>
          <w:color w:val="000000"/>
          <w:spacing w:val="-2"/>
          <w:sz w:val="24"/>
          <w:szCs w:val="24"/>
          <w:u w:val="none" w:color="000000"/>
        </w:rPr>
        <w:t xml:space="preserve">https://www.sri.com/wp- </w:t>
      </w:r>
      <w:bookmarkStart w:id="840" w:name="_bookmark23_Copy_1_Copy_1"/>
      <w:bookmarkEnd w:id="840"/>
      <w:r w:rsidRPr="004C6E4B">
        <w:rPr>
          <w:rStyle w:val="Hyperlink"/>
          <w:rFonts w:ascii="Fira Mono" w:hAnsi="Fira Mono"/>
          <w:color w:val="000000"/>
          <w:spacing w:val="-2"/>
          <w:sz w:val="24"/>
          <w:szCs w:val="24"/>
          <w:u w:val="none" w:color="000000"/>
        </w:rPr>
        <w:t>content/uploads/2022/07/sri_final_rocketship_evaluation_report_2016.pdf</w:t>
      </w:r>
      <w:r w:rsidRPr="00330594">
        <w:rPr>
          <w:rStyle w:val="Hyperlink"/>
          <w:rFonts w:ascii="Fira Mono" w:hAnsi="Fira Mono"/>
          <w:color w:val="000000"/>
          <w:spacing w:val="-2"/>
          <w:sz w:val="24"/>
          <w:szCs w:val="24"/>
          <w:u w:val="none" w:color="000000"/>
          <w:rPrChange w:id="841" w:author="ABD" w:date="2024-04-30T20:01:00Z">
            <w:rPr>
              <w:rStyle w:val="Hyperlink"/>
              <w:rFonts w:ascii="Fira Mono" w:hAnsi="Fira Mono"/>
              <w:color w:val="000000"/>
              <w:spacing w:val="-2"/>
              <w:sz w:val="20"/>
              <w:szCs w:val="20"/>
              <w:u w:val="none" w:color="000000"/>
            </w:rPr>
          </w:rPrChange>
        </w:rPr>
        <w:fldChar w:fldCharType="end"/>
      </w:r>
    </w:p>
    <w:p w14:paraId="0B90FC39" w14:textId="77777777" w:rsidR="00704A6D" w:rsidRPr="004C6E4B" w:rsidRDefault="00A63FD1">
      <w:pPr>
        <w:pStyle w:val="Reference"/>
        <w:rPr>
          <w:sz w:val="24"/>
          <w:szCs w:val="24"/>
        </w:rPr>
      </w:pPr>
      <w:r w:rsidRPr="004C6E4B">
        <w:rPr>
          <w:rFonts w:ascii="Alegreya" w:hAnsi="Alegreya"/>
          <w:color w:val="000000"/>
          <w:w w:val="90"/>
          <w:sz w:val="24"/>
          <w:szCs w:val="24"/>
          <w:u w:color="000000"/>
        </w:rPr>
        <w:t xml:space="preserve">Winston, S. (2019). </w:t>
      </w:r>
      <w:r w:rsidRPr="004C6E4B">
        <w:rPr>
          <w:rFonts w:ascii="Alegreya" w:hAnsi="Alegreya"/>
          <w:i/>
          <w:color w:val="000000"/>
          <w:w w:val="90"/>
          <w:sz w:val="24"/>
          <w:szCs w:val="24"/>
          <w:u w:color="000000"/>
        </w:rPr>
        <w:t>Are students of color over-identified or under-identified as having a disability? The answer is both.</w:t>
      </w:r>
      <w:r w:rsidRPr="004C6E4B">
        <w:rPr>
          <w:rFonts w:ascii="Alegreya" w:hAnsi="Alegreya"/>
          <w:color w:val="000000"/>
          <w:w w:val="90"/>
          <w:sz w:val="24"/>
          <w:szCs w:val="24"/>
          <w:u w:color="000000"/>
        </w:rPr>
        <w:t xml:space="preserve"> </w:t>
      </w:r>
      <w:r w:rsidRPr="00330594">
        <w:rPr>
          <w:sz w:val="24"/>
          <w:szCs w:val="24"/>
          <w:rPrChange w:id="842" w:author="ABD" w:date="2024-04-30T20:01:00Z">
            <w:rPr/>
          </w:rPrChange>
        </w:rPr>
        <w:fldChar w:fldCharType="begin"/>
      </w:r>
      <w:r w:rsidRPr="004C6E4B">
        <w:rPr>
          <w:sz w:val="24"/>
          <w:szCs w:val="24"/>
        </w:rPr>
        <w:instrText xml:space="preserve"> HYPERLINK "http://https/" \h </w:instrText>
      </w:r>
      <w:r w:rsidRPr="00330594">
        <w:rPr>
          <w:sz w:val="24"/>
          <w:szCs w:val="24"/>
          <w:rPrChange w:id="843" w:author="ABD" w:date="2024-04-30T20:01:00Z">
            <w:rPr/>
          </w:rPrChange>
        </w:rPr>
        <w:fldChar w:fldCharType="separate"/>
      </w:r>
      <w:r w:rsidRPr="004C6E4B">
        <w:rPr>
          <w:rStyle w:val="Hyperlink"/>
          <w:rFonts w:ascii="Fira Mono" w:hAnsi="Fira Mono"/>
          <w:color w:val="000000"/>
          <w:spacing w:val="-2"/>
          <w:sz w:val="24"/>
          <w:szCs w:val="24"/>
          <w:u w:val="none" w:color="000000"/>
        </w:rPr>
        <w:t>https</w:t>
      </w:r>
      <w:r w:rsidRPr="004C6E4B">
        <w:rPr>
          <w:rStyle w:val="Hyperlink"/>
          <w:rFonts w:ascii="Fira Mono" w:hAnsi="Fira Mono"/>
          <w:color w:val="000000"/>
          <w:spacing w:val="-2"/>
          <w:sz w:val="24"/>
          <w:szCs w:val="24"/>
          <w:u w:val="none" w:color="000000"/>
        </w:rPr>
        <w:t xml:space="preserve">://innovateschools.org/research-and-data/are-students-of-color-over- </w:t>
      </w:r>
      <w:r w:rsidRPr="004C6E4B">
        <w:rPr>
          <w:rStyle w:val="Hyperlink"/>
          <w:rFonts w:ascii="Fira Mono" w:hAnsi="Fira Mono"/>
          <w:color w:val="000000"/>
          <w:sz w:val="24"/>
          <w:szCs w:val="24"/>
          <w:u w:val="none" w:color="000000"/>
        </w:rPr>
        <w:t>identified-or-under-identified-as-having-a-disability-the-answer-is-</w:t>
      </w:r>
      <w:r w:rsidRPr="004C6E4B">
        <w:rPr>
          <w:rStyle w:val="Hyperlink"/>
          <w:rFonts w:ascii="Fira Mono" w:hAnsi="Fira Mono"/>
          <w:color w:val="000000"/>
          <w:spacing w:val="-2"/>
          <w:sz w:val="24"/>
          <w:szCs w:val="24"/>
          <w:u w:val="none" w:color="000000"/>
        </w:rPr>
        <w:t>both/</w:t>
      </w:r>
      <w:r w:rsidRPr="00330594">
        <w:rPr>
          <w:rStyle w:val="Hyperlink"/>
          <w:rFonts w:ascii="Fira Mono" w:hAnsi="Fira Mono"/>
          <w:color w:val="000000"/>
          <w:spacing w:val="-2"/>
          <w:sz w:val="24"/>
          <w:szCs w:val="24"/>
          <w:u w:val="none" w:color="000000"/>
          <w:rPrChange w:id="844" w:author="ABD" w:date="2024-04-30T20:01:00Z">
            <w:rPr>
              <w:rStyle w:val="Hyperlink"/>
              <w:rFonts w:ascii="Fira Mono" w:hAnsi="Fira Mono"/>
              <w:color w:val="000000"/>
              <w:spacing w:val="-2"/>
              <w:sz w:val="20"/>
              <w:szCs w:val="20"/>
              <w:u w:val="none" w:color="000000"/>
            </w:rPr>
          </w:rPrChange>
        </w:rPr>
        <w:fldChar w:fldCharType="end"/>
      </w:r>
    </w:p>
    <w:p w14:paraId="5428D80B" w14:textId="77777777" w:rsidR="00704A6D" w:rsidRPr="004C6E4B" w:rsidRDefault="00A63FD1">
      <w:pPr>
        <w:pStyle w:val="Reference"/>
        <w:rPr>
          <w:sz w:val="24"/>
          <w:szCs w:val="24"/>
        </w:rPr>
      </w:pPr>
      <w:bookmarkStart w:id="845" w:name="_bookmark24"/>
      <w:bookmarkEnd w:id="845"/>
      <w:r w:rsidRPr="004C6E4B">
        <w:rPr>
          <w:rFonts w:ascii="Alegreya" w:hAnsi="Alegreya"/>
          <w:color w:val="000000"/>
          <w:spacing w:val="-8"/>
          <w:sz w:val="24"/>
          <w:szCs w:val="24"/>
          <w:u w:color="000000"/>
        </w:rPr>
        <w:t>Zimmer, R.,</w:t>
      </w:r>
      <w:r w:rsidRPr="004C6E4B">
        <w:rPr>
          <w:rFonts w:ascii="Alegreya" w:hAnsi="Alegreya"/>
          <w:color w:val="000000"/>
          <w:spacing w:val="-11"/>
          <w:sz w:val="24"/>
          <w:szCs w:val="24"/>
          <w:u w:color="000000"/>
        </w:rPr>
        <w:t xml:space="preserve"> </w:t>
      </w:r>
      <w:r w:rsidRPr="004C6E4B">
        <w:rPr>
          <w:rFonts w:ascii="Alegreya" w:hAnsi="Alegreya"/>
          <w:color w:val="000000"/>
          <w:spacing w:val="-8"/>
          <w:sz w:val="24"/>
          <w:szCs w:val="24"/>
          <w:u w:color="000000"/>
        </w:rPr>
        <w:t xml:space="preserve">&amp; </w:t>
      </w:r>
      <w:proofErr w:type="spellStart"/>
      <w:r w:rsidRPr="004C6E4B">
        <w:rPr>
          <w:rFonts w:ascii="Alegreya" w:hAnsi="Alegreya"/>
          <w:color w:val="000000"/>
          <w:spacing w:val="-8"/>
          <w:sz w:val="24"/>
          <w:szCs w:val="24"/>
          <w:u w:color="000000"/>
        </w:rPr>
        <w:t>Buddin</w:t>
      </w:r>
      <w:proofErr w:type="spellEnd"/>
      <w:r w:rsidRPr="004C6E4B">
        <w:rPr>
          <w:rFonts w:ascii="Alegreya" w:hAnsi="Alegreya"/>
          <w:color w:val="000000"/>
          <w:spacing w:val="-8"/>
          <w:sz w:val="24"/>
          <w:szCs w:val="24"/>
          <w:u w:color="000000"/>
        </w:rPr>
        <w:t>, R.</w:t>
      </w:r>
      <w:r w:rsidRPr="004C6E4B">
        <w:rPr>
          <w:rFonts w:ascii="Alegreya" w:hAnsi="Alegreya"/>
          <w:color w:val="000000"/>
          <w:spacing w:val="-11"/>
          <w:sz w:val="24"/>
          <w:szCs w:val="24"/>
          <w:u w:color="000000"/>
        </w:rPr>
        <w:t xml:space="preserve"> </w:t>
      </w:r>
      <w:r w:rsidRPr="004C6E4B">
        <w:rPr>
          <w:rFonts w:ascii="Alegreya" w:hAnsi="Alegreya"/>
          <w:color w:val="000000"/>
          <w:spacing w:val="-8"/>
          <w:sz w:val="24"/>
          <w:szCs w:val="24"/>
          <w:u w:color="000000"/>
        </w:rPr>
        <w:t>(2009).</w:t>
      </w:r>
      <w:r w:rsidRPr="004C6E4B">
        <w:rPr>
          <w:rFonts w:ascii="Alegreya" w:hAnsi="Alegreya"/>
          <w:color w:val="000000"/>
          <w:spacing w:val="-11"/>
          <w:sz w:val="24"/>
          <w:szCs w:val="24"/>
          <w:u w:color="000000"/>
        </w:rPr>
        <w:t xml:space="preserve"> </w:t>
      </w:r>
      <w:r w:rsidRPr="004C6E4B">
        <w:rPr>
          <w:rFonts w:ascii="Alegreya" w:hAnsi="Alegreya"/>
          <w:color w:val="000000"/>
          <w:spacing w:val="-8"/>
          <w:sz w:val="24"/>
          <w:szCs w:val="24"/>
          <w:u w:color="000000"/>
        </w:rPr>
        <w:t xml:space="preserve">Is Charter School Competition in California Improving the </w:t>
      </w:r>
      <w:r w:rsidRPr="004C6E4B">
        <w:rPr>
          <w:rFonts w:ascii="Alegreya" w:hAnsi="Alegreya"/>
          <w:color w:val="000000"/>
          <w:w w:val="90"/>
          <w:sz w:val="24"/>
          <w:szCs w:val="24"/>
          <w:u w:color="000000"/>
        </w:rPr>
        <w:t xml:space="preserve">Performance of Traditional Public Schools? </w:t>
      </w:r>
      <w:r w:rsidRPr="004C6E4B">
        <w:rPr>
          <w:rFonts w:ascii="Alegreya" w:hAnsi="Alegreya"/>
          <w:i/>
          <w:color w:val="000000"/>
          <w:w w:val="90"/>
          <w:sz w:val="24"/>
          <w:szCs w:val="24"/>
          <w:u w:color="000000"/>
        </w:rPr>
        <w:t>Public</w:t>
      </w:r>
      <w:r w:rsidRPr="004C6E4B">
        <w:rPr>
          <w:rFonts w:ascii="Alegreya" w:hAnsi="Alegreya"/>
          <w:i/>
          <w:color w:val="000000"/>
          <w:spacing w:val="-6"/>
          <w:w w:val="90"/>
          <w:sz w:val="24"/>
          <w:szCs w:val="24"/>
          <w:u w:color="000000"/>
        </w:rPr>
        <w:t xml:space="preserve"> </w:t>
      </w:r>
      <w:r w:rsidRPr="004C6E4B">
        <w:rPr>
          <w:rFonts w:ascii="Alegreya" w:hAnsi="Alegreya"/>
          <w:i/>
          <w:color w:val="000000"/>
          <w:w w:val="90"/>
          <w:sz w:val="24"/>
          <w:szCs w:val="24"/>
          <w:u w:color="000000"/>
        </w:rPr>
        <w:t>Administration</w:t>
      </w:r>
      <w:r w:rsidRPr="004C6E4B">
        <w:rPr>
          <w:rFonts w:ascii="Alegreya" w:hAnsi="Alegreya"/>
          <w:i/>
          <w:color w:val="000000"/>
          <w:spacing w:val="-6"/>
          <w:w w:val="90"/>
          <w:sz w:val="24"/>
          <w:szCs w:val="24"/>
          <w:u w:color="000000"/>
        </w:rPr>
        <w:t xml:space="preserve"> </w:t>
      </w:r>
      <w:r w:rsidRPr="004C6E4B">
        <w:rPr>
          <w:rFonts w:ascii="Alegreya" w:hAnsi="Alegreya"/>
          <w:i/>
          <w:color w:val="000000"/>
          <w:w w:val="90"/>
          <w:sz w:val="24"/>
          <w:szCs w:val="24"/>
          <w:u w:color="000000"/>
        </w:rPr>
        <w:t>Review</w:t>
      </w:r>
      <w:r w:rsidRPr="004C6E4B">
        <w:rPr>
          <w:rFonts w:ascii="Alegreya" w:hAnsi="Alegreya"/>
          <w:color w:val="000000"/>
          <w:w w:val="90"/>
          <w:sz w:val="24"/>
          <w:szCs w:val="24"/>
          <w:u w:color="000000"/>
        </w:rPr>
        <w:t>,</w:t>
      </w:r>
      <w:r w:rsidRPr="004C6E4B">
        <w:rPr>
          <w:rFonts w:ascii="Alegreya" w:hAnsi="Alegreya"/>
          <w:color w:val="000000"/>
          <w:spacing w:val="-3"/>
          <w:w w:val="90"/>
          <w:sz w:val="24"/>
          <w:szCs w:val="24"/>
          <w:u w:color="000000"/>
        </w:rPr>
        <w:t xml:space="preserve"> </w:t>
      </w:r>
      <w:r w:rsidRPr="004C6E4B">
        <w:rPr>
          <w:rFonts w:ascii="Alegreya" w:hAnsi="Alegreya"/>
          <w:i/>
          <w:color w:val="000000"/>
          <w:w w:val="90"/>
          <w:sz w:val="24"/>
          <w:szCs w:val="24"/>
          <w:u w:color="000000"/>
        </w:rPr>
        <w:t>69</w:t>
      </w:r>
      <w:r w:rsidRPr="004C6E4B">
        <w:rPr>
          <w:rFonts w:ascii="Alegreya" w:hAnsi="Alegreya"/>
          <w:color w:val="000000"/>
          <w:w w:val="90"/>
          <w:sz w:val="24"/>
          <w:szCs w:val="24"/>
          <w:u w:color="000000"/>
        </w:rPr>
        <w:t>(5),</w:t>
      </w:r>
      <w:r w:rsidRPr="004C6E4B">
        <w:rPr>
          <w:rFonts w:ascii="Alegreya" w:hAnsi="Alegreya"/>
          <w:color w:val="000000"/>
          <w:spacing w:val="-3"/>
          <w:w w:val="90"/>
          <w:sz w:val="24"/>
          <w:szCs w:val="24"/>
          <w:u w:color="000000"/>
        </w:rPr>
        <w:t xml:space="preserve"> </w:t>
      </w:r>
      <w:r w:rsidRPr="004C6E4B">
        <w:rPr>
          <w:rFonts w:ascii="Alegreya" w:hAnsi="Alegreya"/>
          <w:color w:val="000000"/>
          <w:w w:val="90"/>
          <w:sz w:val="24"/>
          <w:szCs w:val="24"/>
          <w:u w:color="000000"/>
        </w:rPr>
        <w:t xml:space="preserve">831–845. </w:t>
      </w:r>
      <w:r w:rsidRPr="004C6E4B">
        <w:rPr>
          <w:rStyle w:val="Hyperlink"/>
          <w:rFonts w:ascii="Fira Mono" w:hAnsi="Fira Mono"/>
          <w:color w:val="000000"/>
          <w:spacing w:val="-2"/>
          <w:sz w:val="24"/>
          <w:szCs w:val="24"/>
          <w:u w:val="none" w:color="000000"/>
        </w:rPr>
        <w:t>https://doi.org/10.1111/j.1540-6210.2009.02033.x</w:t>
      </w:r>
    </w:p>
    <w:p w14:paraId="3DF506D2" w14:textId="77777777" w:rsidR="00704A6D" w:rsidRPr="004C6E4B" w:rsidRDefault="00A63FD1">
      <w:pPr>
        <w:pStyle w:val="Reference"/>
        <w:rPr>
          <w:sz w:val="24"/>
          <w:szCs w:val="24"/>
        </w:rPr>
      </w:pPr>
      <w:r w:rsidRPr="004C6E4B">
        <w:rPr>
          <w:rStyle w:val="Hyperlink"/>
          <w:color w:val="000000"/>
          <w:sz w:val="24"/>
          <w:szCs w:val="24"/>
          <w:u w:val="none"/>
        </w:rPr>
        <w:t xml:space="preserve">Zimmer, R. et al (2009). </w:t>
      </w:r>
      <w:r w:rsidRPr="004C6E4B">
        <w:rPr>
          <w:rStyle w:val="Hyperlink"/>
          <w:i/>
          <w:iCs/>
          <w:color w:val="000000"/>
          <w:sz w:val="24"/>
          <w:szCs w:val="24"/>
          <w:u w:val="none"/>
        </w:rPr>
        <w:t>Charter schools in eight states: Ef</w:t>
      </w:r>
      <w:r w:rsidRPr="004C6E4B">
        <w:rPr>
          <w:rStyle w:val="Hyperlink"/>
          <w:i/>
          <w:iCs/>
          <w:color w:val="000000"/>
          <w:sz w:val="24"/>
          <w:szCs w:val="24"/>
          <w:u w:val="none"/>
        </w:rPr>
        <w:t>fects on achievement, attainment, integration, and competition.</w:t>
      </w:r>
      <w:r w:rsidRPr="004C6E4B">
        <w:rPr>
          <w:rStyle w:val="Hyperlink"/>
          <w:color w:val="000000"/>
          <w:sz w:val="24"/>
          <w:szCs w:val="24"/>
          <w:u w:val="none"/>
        </w:rPr>
        <w:t xml:space="preserve"> Rand Corporation, Santa Monica, CA. </w:t>
      </w:r>
      <w:r w:rsidRPr="004C6E4B">
        <w:rPr>
          <w:rStyle w:val="Hyperlink"/>
          <w:rFonts w:ascii="Fira Mono" w:hAnsi="Fira Mono"/>
          <w:color w:val="000000"/>
          <w:sz w:val="24"/>
          <w:szCs w:val="24"/>
          <w:u w:val="none"/>
        </w:rPr>
        <w:t>https://www.rand.org/pubs/monographs/MG869.html</w:t>
      </w:r>
    </w:p>
    <w:sectPr w:rsidR="00704A6D" w:rsidRPr="004C6E4B">
      <w:footerReference w:type="even" r:id="rId6"/>
      <w:footerReference w:type="default" r:id="rId7"/>
      <w:footerReference w:type="first" r:id="rId8"/>
      <w:pgSz w:w="12240" w:h="15840"/>
      <w:pgMar w:top="1440" w:right="1440" w:bottom="1944" w:left="1440" w:header="0" w:footer="1440" w:gutter="360"/>
      <w:cols w:space="720"/>
      <w:formProt w:val="0"/>
      <w:titlePg/>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8A04CF" w14:textId="77777777" w:rsidR="00A63FD1" w:rsidRDefault="00A63FD1">
      <w:pPr>
        <w:spacing w:line="240" w:lineRule="auto"/>
      </w:pPr>
      <w:r>
        <w:separator/>
      </w:r>
    </w:p>
  </w:endnote>
  <w:endnote w:type="continuationSeparator" w:id="0">
    <w:p w14:paraId="0B444580" w14:textId="77777777" w:rsidR="00A63FD1" w:rsidRDefault="00A63FD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legreya:liga&amp;onum=1">
    <w:altName w:val="Cambria"/>
    <w:charset w:val="01"/>
    <w:family w:val="roman"/>
    <w:pitch w:val="variable"/>
  </w:font>
  <w:font w:name="Palatino Linotype">
    <w:panose1 w:val="02040502050505030304"/>
    <w:charset w:val="00"/>
    <w:family w:val="roman"/>
    <w:pitch w:val="variable"/>
    <w:sig w:usb0="E0000287" w:usb1="40000013" w:usb2="00000000" w:usb3="00000000" w:csb0="0000019F" w:csb1="00000000"/>
  </w:font>
  <w:font w:name="Alegreya Sans">
    <w:altName w:val="Cambria"/>
    <w:charset w:val="01"/>
    <w:family w:val="roman"/>
    <w:pitch w:val="variable"/>
  </w:font>
  <w:font w:name="Arial">
    <w:panose1 w:val="020B0604020202020204"/>
    <w:charset w:val="00"/>
    <w:family w:val="swiss"/>
    <w:pitch w:val="variable"/>
    <w:sig w:usb0="E0002EFF" w:usb1="C000785B" w:usb2="00000009" w:usb3="00000000" w:csb0="000001FF" w:csb1="00000000"/>
  </w:font>
  <w:font w:name="Liberation Serif">
    <w:altName w:val="Times New Roman"/>
    <w:charset w:val="01"/>
    <w:family w:val="swiss"/>
    <w:pitch w:val="variable"/>
  </w:font>
  <w:font w:name="DejaVu San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legreya Sans:liga">
    <w:charset w:val="01"/>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legreya">
    <w:altName w:val="Cambria"/>
    <w:charset w:val="01"/>
    <w:family w:val="roman"/>
    <w:pitch w:val="variable"/>
  </w:font>
  <w:font w:name="Fira Mono">
    <w:charset w:val="00"/>
    <w:family w:val="modern"/>
    <w:pitch w:val="fixed"/>
    <w:sig w:usb0="40000287" w:usb1="02003801" w:usb2="00000000" w:usb3="00000000" w:csb0="0000009F" w:csb1="00000000"/>
  </w:font>
  <w:font w:name="Alegreya:&amp;liga&amp;onum=1">
    <w:altName w:val="Cambria"/>
    <w:charset w:val="01"/>
    <w:family w:val="roman"/>
    <w:pitch w:val="variable"/>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60E768" w14:textId="77777777" w:rsidR="00704A6D" w:rsidRDefault="00704A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0F7468" w14:textId="77777777" w:rsidR="00704A6D" w:rsidRDefault="00A63FD1">
    <w:pPr>
      <w:pStyle w:val="BodyText"/>
      <w:spacing w:line="0" w:lineRule="atLeast"/>
      <w:rPr>
        <w:sz w:val="20"/>
      </w:rPr>
    </w:pPr>
    <w:r>
      <w:rPr>
        <w:noProof/>
        <w:sz w:val="20"/>
      </w:rPr>
      <mc:AlternateContent>
        <mc:Choice Requires="wps">
          <w:drawing>
            <wp:anchor distT="0" distB="0" distL="0" distR="0" simplePos="0" relativeHeight="52" behindDoc="1" locked="0" layoutInCell="0" allowOverlap="1" wp14:anchorId="6BFCCF0B" wp14:editId="5C9FC890">
              <wp:simplePos x="0" y="0"/>
              <wp:positionH relativeFrom="page">
                <wp:posOffset>3736975</wp:posOffset>
              </wp:positionH>
              <wp:positionV relativeFrom="page">
                <wp:posOffset>9204325</wp:posOffset>
              </wp:positionV>
              <wp:extent cx="226060" cy="232410"/>
              <wp:effectExtent l="0" t="0" r="0" b="0"/>
              <wp:wrapNone/>
              <wp:docPr id="1" name="Textbox 17"/>
              <wp:cNvGraphicFramePr/>
              <a:graphic xmlns:a="http://schemas.openxmlformats.org/drawingml/2006/main">
                <a:graphicData uri="http://schemas.microsoft.com/office/word/2010/wordprocessingShape">
                  <wps:wsp>
                    <wps:cNvSpPr/>
                    <wps:spPr>
                      <a:xfrm>
                        <a:off x="0" y="0"/>
                        <a:ext cx="226080" cy="232560"/>
                      </a:xfrm>
                      <a:prstGeom prst="rect">
                        <a:avLst/>
                      </a:prstGeom>
                      <a:noFill/>
                      <a:ln w="0">
                        <a:noFill/>
                      </a:ln>
                    </wps:spPr>
                    <wps:style>
                      <a:lnRef idx="0">
                        <a:scrgbClr r="0" g="0" b="0"/>
                      </a:lnRef>
                      <a:fillRef idx="0">
                        <a:scrgbClr r="0" g="0" b="0"/>
                      </a:fillRef>
                      <a:effectRef idx="0">
                        <a:scrgbClr r="0" g="0" b="0"/>
                      </a:effectRef>
                      <a:fontRef idx="minor"/>
                    </wps:style>
                    <wps:txbx>
                      <w:txbxContent>
                        <w:p w14:paraId="1E297AEF" w14:textId="77777777" w:rsidR="00704A6D" w:rsidRDefault="00A63FD1">
                          <w:pPr>
                            <w:pStyle w:val="BodyText"/>
                            <w:spacing w:before="11"/>
                            <w:ind w:left="60" w:firstLine="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27</w:t>
                          </w:r>
                          <w:r>
                            <w:rPr>
                              <w:color w:val="000000"/>
                              <w:spacing w:val="-5"/>
                            </w:rPr>
                            <w:fldChar w:fldCharType="end"/>
                          </w:r>
                        </w:p>
                      </w:txbxContent>
                    </wps:txbx>
                    <wps:bodyPr lIns="0" tIns="0" rIns="0" bIns="0" anchor="t">
                      <a:noAutofit/>
                    </wps:bodyPr>
                  </wps:wsp>
                </a:graphicData>
              </a:graphic>
            </wp:anchor>
          </w:drawing>
        </mc:Choice>
        <mc:Fallback>
          <w:pict>
            <v:rect w14:anchorId="6BFCCF0B" id="Textbox 17" o:spid="_x0000_s1026" style="position:absolute;left:0;text-align:left;margin-left:294.25pt;margin-top:724.75pt;width:17.8pt;height:18.3pt;z-index:-5033164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" o:allowincell="f" filled="f" stroked="f" strokeweight="0">
              <v:textbox inset="0,0,0,0">
                <w:txbxContent>
                  <w:p w14:paraId="1E297AEF" w14:textId="77777777" w:rsidR="00704A6D" w:rsidRDefault="00A63FD1">
                    <w:pPr>
                      <w:pStyle w:val="BodyText"/>
                      <w:spacing w:before="11"/>
                      <w:ind w:left="60" w:firstLine="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27</w:t>
                    </w:r>
                    <w:r>
                      <w:rPr>
                        <w:color w:val="000000"/>
                        <w:spacing w:val="-5"/>
                      </w:rPr>
                      <w:fldChar w:fldCharType="end"/>
                    </w:r>
                  </w:p>
                </w:txbxContent>
              </v:textbox>
              <w10:wrap anchorx="page" anchory="pag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440B49" w14:textId="77777777" w:rsidR="00704A6D" w:rsidRDefault="00704A6D">
    <w:pPr>
      <w:pStyle w:val="BodyText"/>
      <w:spacing w:line="0" w:lineRule="atLeast"/>
      <w:ind w:firstLine="0"/>
      <w:jc w:val="center"/>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E4C105" w14:textId="77777777" w:rsidR="00A63FD1" w:rsidRDefault="00A63FD1">
      <w:pPr>
        <w:rPr>
          <w:sz w:val="12"/>
        </w:rPr>
      </w:pPr>
      <w:r>
        <w:separator/>
      </w:r>
    </w:p>
  </w:footnote>
  <w:footnote w:type="continuationSeparator" w:id="0">
    <w:p w14:paraId="20384D72" w14:textId="77777777" w:rsidR="00A63FD1" w:rsidRDefault="00A63FD1">
      <w:pPr>
        <w:rPr>
          <w:sz w:val="12"/>
        </w:rPr>
      </w:pPr>
      <w:r>
        <w:continuationSeparator/>
      </w:r>
    </w:p>
  </w:footnote>
  <w:footnote w:id="1">
    <w:p w14:paraId="78DE27FB" w14:textId="77777777" w:rsidR="00704A6D" w:rsidRDefault="00A63FD1">
      <w:pPr>
        <w:pStyle w:val="FootnoteText"/>
      </w:pPr>
      <w:r>
        <w:rPr>
          <w:rStyle w:val="FootnoteCharacters"/>
        </w:rPr>
        <w:footnoteRef/>
      </w:r>
      <w:r>
        <w:t xml:space="preserve"> </w:t>
      </w:r>
      <w:r>
        <w:rPr>
          <w:rFonts w:ascii="Fira Mono" w:hAnsi="Fira Mono"/>
        </w:rPr>
        <w:t>https://leginfo.legislature.ca.gov/faces/codes_displayText.xhtml?division=4.&amp;chapter=1.&amp;part26.8.&amp;lawCode=EDC&amp;title=2.</w:t>
      </w:r>
    </w:p>
  </w:footnote>
  <w:footnote w:id="2">
    <w:p w14:paraId="7DB0C90F" w14:textId="7B3A8EF4" w:rsidR="00704A6D" w:rsidRDefault="00A63FD1">
      <w:pPr>
        <w:pStyle w:val="FootnoteText"/>
      </w:pPr>
      <w:r>
        <w:rPr>
          <w:rStyle w:val="FootnoteCharacters"/>
        </w:rPr>
        <w:footnoteRef/>
      </w:r>
      <w:r>
        <w:t xml:space="preserve"> This aspect of charter schools and TPSs is a characteristic not shared by other targets of privatization. Water &amp; sewer systems, electr</w:t>
      </w:r>
      <w:r>
        <w:t>ic utilities, prisons, and hospitals don’t usually have a local competit</w:t>
      </w:r>
      <w:del w:id="115" w:author="ABD" w:date="2024-04-30T19:45:00Z">
        <w:r w:rsidDel="00977996">
          <w:delText>i</w:delText>
        </w:r>
      </w:del>
      <w:r>
        <w:t xml:space="preserve">or like charter schools do. Perhaps this is why privatizing the </w:t>
      </w:r>
      <w:del w:id="116" w:author="ABD" w:date="2024-04-30T19:46:00Z">
        <w:r w:rsidDel="00977996">
          <w:delText xml:space="preserve">entrie </w:delText>
        </w:r>
      </w:del>
      <w:ins w:id="117" w:author="ABD" w:date="2024-04-30T19:46:00Z">
        <w:r w:rsidR="00977996">
          <w:t>ent</w:t>
        </w:r>
        <w:r w:rsidR="00977996">
          <w:t>ir</w:t>
        </w:r>
        <w:r w:rsidR="00977996">
          <w:t xml:space="preserve">e </w:t>
        </w:r>
      </w:ins>
      <w:r>
        <w:t xml:space="preserve">New Orleans public school system was </w:t>
      </w:r>
      <w:del w:id="118" w:author="ABD" w:date="2024-04-30T19:46:00Z">
        <w:r w:rsidDel="00977996">
          <w:delText>such a big deal</w:delText>
        </w:r>
      </w:del>
      <w:ins w:id="119" w:author="ABD" w:date="2024-04-30T19:46:00Z">
        <w:r w:rsidR="00977996">
          <w:t>so important</w:t>
        </w:r>
      </w:ins>
      <w:r>
        <w:t xml:space="preserve">: it eliminated any possibility of comparison. </w:t>
      </w:r>
    </w:p>
  </w:footnote>
  <w:footnote w:id="3">
    <w:p w14:paraId="021E2E7A" w14:textId="77777777" w:rsidR="00704A6D" w:rsidRDefault="00A63FD1">
      <w:pPr>
        <w:pStyle w:val="FootnoteText"/>
        <w:suppressAutoHyphens w:val="0"/>
      </w:pPr>
      <w:r>
        <w:rPr>
          <w:rStyle w:val="FootnoteCharacters"/>
        </w:rPr>
        <w:footnoteRef/>
      </w:r>
      <w:r>
        <w:rPr>
          <w:rFonts w:ascii="Alegreya:&amp;liga&amp;onum=1" w:hAnsi="Alegreya:&amp;liga&amp;onum=1"/>
        </w:rPr>
        <w:t xml:space="preserve"> Limiting g</w:t>
      </w:r>
      <w:r>
        <w:rPr>
          <w:rFonts w:ascii="Alegreya:&amp;liga&amp;onum=1" w:hAnsi="Alegreya:&amp;liga&amp;onum=1"/>
        </w:rPr>
        <w:t xml:space="preserve">rade levels is not illegal in any way, but it is puzzling that Rocketship doesn’t have a middle school or a high school. It is speculated that since high school graduation is seven years into the future, limiting the grades served to K-5 allows Rocketship </w:t>
      </w:r>
      <w:r>
        <w:rPr>
          <w:rFonts w:ascii="Alegreya:&amp;liga&amp;onum=1" w:hAnsi="Alegreya:&amp;liga&amp;onum=1"/>
        </w:rPr>
        <w:t>to avoid being accountable for the outcomes that really matter: Is a student prepared for college or career?</w:t>
      </w:r>
    </w:p>
  </w:footnote>
  <w:footnote w:id="4">
    <w:p w14:paraId="5AE9B2B2" w14:textId="77777777" w:rsidR="00704A6D" w:rsidRDefault="00A63FD1">
      <w:pPr>
        <w:pStyle w:val="FootnoteText"/>
      </w:pPr>
      <w:r>
        <w:rPr>
          <w:rStyle w:val="FootnoteCharacters"/>
        </w:rPr>
        <w:footnoteRef/>
      </w:r>
      <w:r>
        <w:t xml:space="preserve"> It’s doubtful that there are over 7 million different charter school marketing firms. That number is just the number of web sites which have the </w:t>
      </w:r>
      <w:r>
        <w:t>string “charter school marketing firm” in them somewhere.</w:t>
      </w:r>
    </w:p>
  </w:footnote>
  <w:footnote w:id="5">
    <w:p w14:paraId="52792F3B" w14:textId="77777777" w:rsidR="00704A6D" w:rsidRDefault="00A63FD1">
      <w:pPr>
        <w:pStyle w:val="FootnoteText"/>
        <w:suppressAutoHyphens w:val="0"/>
        <w:rPr>
          <w:rFonts w:ascii="Fira Mono" w:hAnsi="Fira Mono"/>
        </w:rPr>
      </w:pPr>
      <w:r>
        <w:rPr>
          <w:rStyle w:val="FootnoteCharacters"/>
        </w:rPr>
        <w:footnoteRef/>
      </w:r>
      <w:r>
        <w:rPr>
          <w:rFonts w:ascii="Fira Mono" w:hAnsi="Fira Mono"/>
          <w:sz w:val="16"/>
          <w:szCs w:val="16"/>
        </w:rPr>
        <w:t xml:space="preserve"> https://www.the74million.org/</w:t>
      </w:r>
    </w:p>
  </w:footnote>
  <w:footnote w:id="6">
    <w:p w14:paraId="0E15CFBD" w14:textId="77777777" w:rsidR="00704A6D" w:rsidRDefault="00A63FD1">
      <w:pPr>
        <w:pStyle w:val="FootnoteText"/>
      </w:pPr>
      <w:r>
        <w:rPr>
          <w:rStyle w:val="FootnoteCharacters"/>
        </w:rPr>
        <w:footnoteRef/>
      </w:r>
      <w:r>
        <w:t xml:space="preserve"> The74, owned by </w:t>
      </w:r>
      <w:proofErr w:type="gramStart"/>
      <w:r>
        <w:t>The</w:t>
      </w:r>
      <w:proofErr w:type="gramEnd"/>
      <w:r>
        <w:t xml:space="preserve"> 74 Media, Inc. is doing quite well. In 2022 they received nearly $4.5M in donations and had just over $3.7M in expenses.</w:t>
      </w:r>
    </w:p>
  </w:footnote>
  <w:footnote w:id="7">
    <w:p w14:paraId="75CF4F50" w14:textId="77777777" w:rsidR="00704A6D" w:rsidRDefault="00A63FD1">
      <w:pPr>
        <w:pStyle w:val="FootnoteText"/>
      </w:pPr>
      <w:r>
        <w:rPr>
          <w:rStyle w:val="FootnoteCharacters"/>
        </w:rPr>
        <w:footnoteRef/>
      </w:r>
      <w:r>
        <w:t xml:space="preserve"> </w:t>
      </w:r>
      <w:r>
        <w:rPr>
          <w:rFonts w:ascii="Fira Mono" w:hAnsi="Fira Mono"/>
          <w:sz w:val="14"/>
          <w:szCs w:val="14"/>
        </w:rPr>
        <w:t>https://innovateschoo</w:t>
      </w:r>
      <w:r>
        <w:rPr>
          <w:rFonts w:ascii="Fira Mono" w:hAnsi="Fira Mono"/>
          <w:sz w:val="14"/>
          <w:szCs w:val="14"/>
        </w:rPr>
        <w:t>ls.org/</w:t>
      </w:r>
    </w:p>
  </w:footnote>
  <w:footnote w:id="8">
    <w:p w14:paraId="2D229F1C" w14:textId="77777777" w:rsidR="00704A6D" w:rsidRDefault="00A63FD1">
      <w:pPr>
        <w:pStyle w:val="FootnoteText"/>
      </w:pPr>
      <w:r>
        <w:rPr>
          <w:rStyle w:val="FootnoteCharacters"/>
        </w:rPr>
        <w:footnoteRef/>
      </w:r>
      <w:r>
        <w:t xml:space="preserve"> </w:t>
      </w:r>
      <w:r>
        <w:rPr>
          <w:w w:val="90"/>
          <w:sz w:val="20"/>
        </w:rPr>
        <w:t>Innovate</w:t>
      </w:r>
      <w:r>
        <w:rPr>
          <w:spacing w:val="-3"/>
          <w:w w:val="90"/>
          <w:sz w:val="20"/>
        </w:rPr>
        <w:t xml:space="preserve"> </w:t>
      </w:r>
      <w:r>
        <w:rPr>
          <w:w w:val="90"/>
          <w:sz w:val="20"/>
        </w:rPr>
        <w:t>Public</w:t>
      </w:r>
      <w:r>
        <w:rPr>
          <w:spacing w:val="-3"/>
          <w:w w:val="90"/>
          <w:sz w:val="20"/>
        </w:rPr>
        <w:t xml:space="preserve"> </w:t>
      </w:r>
      <w:r>
        <w:rPr>
          <w:w w:val="90"/>
          <w:sz w:val="20"/>
        </w:rPr>
        <w:t>Schools</w:t>
      </w:r>
      <w:r>
        <w:rPr>
          <w:spacing w:val="-3"/>
          <w:w w:val="90"/>
          <w:sz w:val="20"/>
        </w:rPr>
        <w:t xml:space="preserve"> </w:t>
      </w:r>
      <w:r>
        <w:rPr>
          <w:w w:val="90"/>
          <w:sz w:val="20"/>
        </w:rPr>
        <w:t>is</w:t>
      </w:r>
      <w:r>
        <w:rPr>
          <w:spacing w:val="-3"/>
          <w:w w:val="90"/>
          <w:sz w:val="20"/>
        </w:rPr>
        <w:t xml:space="preserve"> </w:t>
      </w:r>
      <w:r>
        <w:rPr>
          <w:w w:val="90"/>
          <w:sz w:val="20"/>
        </w:rPr>
        <w:t>surprisingly</w:t>
      </w:r>
      <w:r>
        <w:rPr>
          <w:spacing w:val="-3"/>
          <w:w w:val="90"/>
          <w:sz w:val="20"/>
        </w:rPr>
        <w:t xml:space="preserve"> </w:t>
      </w:r>
      <w:r>
        <w:rPr>
          <w:w w:val="90"/>
          <w:sz w:val="20"/>
        </w:rPr>
        <w:t>larger</w:t>
      </w:r>
      <w:r>
        <w:rPr>
          <w:spacing w:val="-3"/>
          <w:w w:val="90"/>
          <w:sz w:val="20"/>
        </w:rPr>
        <w:t xml:space="preserve"> </w:t>
      </w:r>
      <w:r>
        <w:rPr>
          <w:w w:val="90"/>
          <w:sz w:val="20"/>
        </w:rPr>
        <w:t>than</w:t>
      </w:r>
      <w:r>
        <w:rPr>
          <w:spacing w:val="-3"/>
          <w:w w:val="90"/>
          <w:sz w:val="20"/>
        </w:rPr>
        <w:t xml:space="preserve"> </w:t>
      </w:r>
      <w:r>
        <w:rPr>
          <w:w w:val="90"/>
          <w:sz w:val="20"/>
        </w:rPr>
        <w:t>The74.</w:t>
      </w:r>
      <w:r>
        <w:rPr>
          <w:sz w:val="20"/>
        </w:rPr>
        <w:t xml:space="preserve"> </w:t>
      </w:r>
      <w:r>
        <w:rPr>
          <w:w w:val="90"/>
          <w:sz w:val="20"/>
        </w:rPr>
        <w:t>Expenses</w:t>
      </w:r>
      <w:r>
        <w:rPr>
          <w:spacing w:val="-3"/>
          <w:w w:val="90"/>
          <w:sz w:val="20"/>
        </w:rPr>
        <w:t xml:space="preserve"> </w:t>
      </w:r>
      <w:r>
        <w:rPr>
          <w:w w:val="90"/>
          <w:sz w:val="20"/>
        </w:rPr>
        <w:t>were</w:t>
      </w:r>
      <w:r>
        <w:rPr>
          <w:spacing w:val="-3"/>
          <w:w w:val="90"/>
          <w:sz w:val="20"/>
        </w:rPr>
        <w:t xml:space="preserve"> </w:t>
      </w:r>
      <w:r>
        <w:rPr>
          <w:w w:val="90"/>
          <w:sz w:val="20"/>
        </w:rPr>
        <w:t>just</w:t>
      </w:r>
      <w:r>
        <w:rPr>
          <w:spacing w:val="-3"/>
          <w:w w:val="90"/>
          <w:sz w:val="20"/>
        </w:rPr>
        <w:t xml:space="preserve"> </w:t>
      </w:r>
      <w:r>
        <w:rPr>
          <w:w w:val="90"/>
          <w:sz w:val="20"/>
        </w:rPr>
        <w:t>under</w:t>
      </w:r>
      <w:r>
        <w:rPr>
          <w:spacing w:val="-3"/>
          <w:w w:val="90"/>
          <w:sz w:val="20"/>
        </w:rPr>
        <w:t xml:space="preserve"> </w:t>
      </w:r>
      <w:r>
        <w:rPr>
          <w:w w:val="90"/>
          <w:sz w:val="20"/>
        </w:rPr>
        <w:t>$7.7M</w:t>
      </w:r>
      <w:r>
        <w:rPr>
          <w:spacing w:val="-3"/>
          <w:w w:val="90"/>
          <w:sz w:val="20"/>
        </w:rPr>
        <w:t xml:space="preserve"> </w:t>
      </w:r>
      <w:r>
        <w:rPr>
          <w:w w:val="90"/>
          <w:sz w:val="20"/>
        </w:rPr>
        <w:t>and</w:t>
      </w:r>
      <w:r>
        <w:rPr>
          <w:spacing w:val="-3"/>
          <w:w w:val="90"/>
          <w:sz w:val="20"/>
        </w:rPr>
        <w:t xml:space="preserve"> </w:t>
      </w:r>
      <w:r>
        <w:rPr>
          <w:w w:val="90"/>
          <w:sz w:val="20"/>
        </w:rPr>
        <w:t>revenue</w:t>
      </w:r>
      <w:r>
        <w:rPr>
          <w:spacing w:val="-3"/>
          <w:w w:val="90"/>
          <w:sz w:val="20"/>
        </w:rPr>
        <w:t xml:space="preserve"> </w:t>
      </w:r>
      <w:r>
        <w:rPr>
          <w:w w:val="90"/>
          <w:sz w:val="20"/>
        </w:rPr>
        <w:t>was</w:t>
      </w:r>
      <w:r>
        <w:rPr>
          <w:spacing w:val="-3"/>
          <w:w w:val="90"/>
          <w:sz w:val="20"/>
        </w:rPr>
        <w:t xml:space="preserve"> </w:t>
      </w:r>
      <w:r>
        <w:rPr>
          <w:w w:val="90"/>
          <w:sz w:val="20"/>
        </w:rPr>
        <w:t xml:space="preserve">just </w:t>
      </w:r>
      <w:r>
        <w:rPr>
          <w:sz w:val="20"/>
        </w:rPr>
        <w:t>shy</w:t>
      </w:r>
      <w:r>
        <w:rPr>
          <w:spacing w:val="-4"/>
          <w:sz w:val="20"/>
        </w:rPr>
        <w:t xml:space="preserve"> </w:t>
      </w:r>
      <w:bookmarkStart w:id="305" w:name="_bookmark7_Copy_1_Copy_1_Copy_1_Copy_1_C"/>
      <w:bookmarkEnd w:id="305"/>
      <w:r>
        <w:rPr>
          <w:sz w:val="20"/>
        </w:rPr>
        <w:t>of</w:t>
      </w:r>
      <w:r>
        <w:rPr>
          <w:spacing w:val="-4"/>
          <w:sz w:val="20"/>
        </w:rPr>
        <w:t xml:space="preserve"> </w:t>
      </w:r>
      <w:r>
        <w:rPr>
          <w:sz w:val="20"/>
        </w:rPr>
        <w:t>$8M</w:t>
      </w:r>
      <w:r>
        <w:rPr>
          <w:spacing w:val="-4"/>
          <w:sz w:val="20"/>
        </w:rPr>
        <w:t xml:space="preserve"> </w:t>
      </w:r>
      <w:r>
        <w:rPr>
          <w:sz w:val="20"/>
        </w:rPr>
        <w:t>in</w:t>
      </w:r>
      <w:r>
        <w:rPr>
          <w:spacing w:val="-4"/>
          <w:sz w:val="20"/>
        </w:rPr>
        <w:t xml:space="preserve"> </w:t>
      </w:r>
      <w:r>
        <w:rPr>
          <w:sz w:val="20"/>
        </w:rPr>
        <w:t>2022.</w:t>
      </w:r>
    </w:p>
  </w:footnote>
  <w:footnote w:id="9">
    <w:p w14:paraId="243EB024" w14:textId="77777777" w:rsidR="00704A6D" w:rsidRDefault="00A63FD1">
      <w:pPr>
        <w:pStyle w:val="FootnoteText"/>
      </w:pPr>
      <w:r>
        <w:rPr>
          <w:rStyle w:val="FootnoteCharacters"/>
        </w:rPr>
        <w:footnoteRef/>
      </w:r>
      <w:r>
        <w:t xml:space="preserve"> </w:t>
      </w:r>
      <w:r>
        <w:t xml:space="preserve">See, for instance, the documents collected by The National Charter School Founders Library that have to do with </w:t>
      </w:r>
      <w:r>
        <w:rPr>
          <w:w w:val="90"/>
          <w:sz w:val="20"/>
        </w:rPr>
        <w:t>California</w:t>
      </w:r>
      <w:r>
        <w:rPr>
          <w:spacing w:val="36"/>
          <w:w w:val="90"/>
          <w:sz w:val="20"/>
        </w:rPr>
        <w:t xml:space="preserve"> </w:t>
      </w:r>
      <w:r>
        <w:rPr>
          <w:w w:val="90"/>
          <w:sz w:val="20"/>
        </w:rPr>
        <w:t>in</w:t>
      </w:r>
      <w:r>
        <w:rPr>
          <w:spacing w:val="36"/>
          <w:w w:val="90"/>
          <w:sz w:val="20"/>
        </w:rPr>
        <w:t xml:space="preserve"> 1</w:t>
      </w:r>
      <w:r>
        <w:rPr>
          <w:w w:val="90"/>
          <w:sz w:val="20"/>
        </w:rPr>
        <w:t>992:</w:t>
      </w:r>
      <w:r>
        <w:rPr>
          <w:spacing w:val="65"/>
          <w:w w:val="90"/>
          <w:sz w:val="20"/>
        </w:rPr>
        <w:t xml:space="preserve"> </w:t>
      </w:r>
      <w:hyperlink r:id="rId1">
        <w:r>
          <w:rPr>
            <w:rFonts w:ascii="Courier New" w:hAnsi="Courier New"/>
            <w:spacing w:val="-2"/>
            <w:w w:val="90"/>
            <w:sz w:val="16"/>
          </w:rPr>
          <w:t>https://charterlibrary.org/search/?_state=ca&amp;_yea</w:t>
        </w:r>
        <w:r>
          <w:rPr>
            <w:rFonts w:ascii="Courier New" w:hAnsi="Courier New"/>
            <w:spacing w:val="-2"/>
            <w:w w:val="90"/>
            <w:sz w:val="16"/>
          </w:rPr>
          <w:t>r=1992</w:t>
        </w:r>
      </w:hyperlink>
    </w:p>
  </w:footnote>
  <w:footnote w:id="10">
    <w:p w14:paraId="13F82D0C" w14:textId="77777777" w:rsidR="00704A6D" w:rsidRDefault="00A63FD1">
      <w:pPr>
        <w:pStyle w:val="FootnoteText"/>
      </w:pPr>
      <w:r>
        <w:rPr>
          <w:rStyle w:val="FootnoteCharacters"/>
        </w:rPr>
        <w:footnoteRef/>
      </w:r>
      <w:r>
        <w:t xml:space="preserve"> </w:t>
      </w:r>
      <w:r>
        <w:rPr>
          <w:w w:val="90"/>
          <w:sz w:val="20"/>
        </w:rPr>
        <w:t>Substantial</w:t>
      </w:r>
      <w:r>
        <w:rPr>
          <w:spacing w:val="2"/>
          <w:sz w:val="20"/>
        </w:rPr>
        <w:t xml:space="preserve"> </w:t>
      </w:r>
      <w:r>
        <w:rPr>
          <w:w w:val="90"/>
          <w:sz w:val="20"/>
        </w:rPr>
        <w:t>portions</w:t>
      </w:r>
      <w:r>
        <w:rPr>
          <w:spacing w:val="3"/>
          <w:sz w:val="20"/>
        </w:rPr>
        <w:t xml:space="preserve"> </w:t>
      </w:r>
      <w:r>
        <w:rPr>
          <w:w w:val="90"/>
          <w:sz w:val="20"/>
        </w:rPr>
        <w:t>of</w:t>
      </w:r>
      <w:r>
        <w:rPr>
          <w:spacing w:val="3"/>
          <w:sz w:val="20"/>
        </w:rPr>
        <w:t xml:space="preserve"> </w:t>
      </w:r>
      <w:r>
        <w:rPr>
          <w:w w:val="90"/>
          <w:sz w:val="20"/>
        </w:rPr>
        <w:t>this</w:t>
      </w:r>
      <w:r>
        <w:rPr>
          <w:spacing w:val="3"/>
          <w:sz w:val="20"/>
        </w:rPr>
        <w:t xml:space="preserve"> </w:t>
      </w:r>
      <w:r>
        <w:rPr>
          <w:w w:val="90"/>
          <w:sz w:val="20"/>
        </w:rPr>
        <w:t>section</w:t>
      </w:r>
      <w:r>
        <w:rPr>
          <w:spacing w:val="3"/>
          <w:sz w:val="20"/>
        </w:rPr>
        <w:t xml:space="preserve"> </w:t>
      </w:r>
      <w:r>
        <w:rPr>
          <w:w w:val="90"/>
          <w:sz w:val="20"/>
        </w:rPr>
        <w:t>were</w:t>
      </w:r>
      <w:r>
        <w:rPr>
          <w:spacing w:val="3"/>
          <w:sz w:val="20"/>
        </w:rPr>
        <w:t xml:space="preserve"> </w:t>
      </w:r>
      <w:r>
        <w:rPr>
          <w:w w:val="90"/>
          <w:sz w:val="20"/>
        </w:rPr>
        <w:t>taken</w:t>
      </w:r>
      <w:r>
        <w:rPr>
          <w:spacing w:val="3"/>
          <w:sz w:val="20"/>
        </w:rPr>
        <w:t xml:space="preserve"> </w:t>
      </w:r>
      <w:r>
        <w:rPr>
          <w:w w:val="90"/>
          <w:sz w:val="20"/>
        </w:rPr>
        <w:t>from</w:t>
      </w:r>
      <w:r>
        <w:rPr>
          <w:spacing w:val="3"/>
          <w:sz w:val="20"/>
        </w:rPr>
        <w:t xml:space="preserve"> </w:t>
      </w:r>
      <w:r>
        <w:rPr>
          <w:w w:val="90"/>
          <w:sz w:val="20"/>
        </w:rPr>
        <w:t>the</w:t>
      </w:r>
      <w:r>
        <w:rPr>
          <w:spacing w:val="3"/>
          <w:sz w:val="20"/>
        </w:rPr>
        <w:t xml:space="preserve"> </w:t>
      </w:r>
      <w:r>
        <w:rPr>
          <w:w w:val="90"/>
          <w:sz w:val="20"/>
        </w:rPr>
        <w:t>author’s</w:t>
      </w:r>
      <w:r>
        <w:rPr>
          <w:spacing w:val="3"/>
          <w:sz w:val="20"/>
        </w:rPr>
        <w:t xml:space="preserve"> </w:t>
      </w:r>
      <w:r>
        <w:rPr>
          <w:w w:val="90"/>
          <w:sz w:val="20"/>
        </w:rPr>
        <w:t>doctoral</w:t>
      </w:r>
      <w:r>
        <w:rPr>
          <w:spacing w:val="3"/>
          <w:sz w:val="20"/>
        </w:rPr>
        <w:t xml:space="preserve"> </w:t>
      </w:r>
      <w:r>
        <w:rPr>
          <w:spacing w:val="-2"/>
          <w:w w:val="90"/>
          <w:sz w:val="20"/>
        </w:rPr>
        <w:t>dissertation.</w:t>
      </w:r>
    </w:p>
  </w:footnote>
  <w:footnote w:id="11">
    <w:p w14:paraId="32E4E247" w14:textId="77777777" w:rsidR="00704A6D" w:rsidRDefault="00A63FD1">
      <w:pPr>
        <w:pStyle w:val="FootnoteText"/>
      </w:pPr>
      <w:r>
        <w:rPr>
          <w:rStyle w:val="FootnoteCharacters"/>
        </w:rPr>
        <w:footnoteRef/>
      </w:r>
      <w:r>
        <w:t xml:space="preserve"> Ed. Code §47614 et seq. and 5 CCR § 11969.1</w:t>
      </w:r>
    </w:p>
  </w:footnote>
  <w:footnote w:id="12">
    <w:p w14:paraId="11C98B1F" w14:textId="77777777" w:rsidR="00704A6D" w:rsidRDefault="00A63FD1">
      <w:pPr>
        <w:pStyle w:val="FootnoteText"/>
      </w:pPr>
      <w:r>
        <w:rPr>
          <w:rStyle w:val="FootnoteCharacters"/>
        </w:rPr>
        <w:footnoteRef/>
      </w:r>
      <w:r>
        <w:t xml:space="preserve"> Originally administered by the Department of Education; now administered by the California State </w:t>
      </w:r>
      <w:r>
        <w:t>Treasurer.</w:t>
      </w:r>
    </w:p>
  </w:footnote>
  <w:footnote w:id="13">
    <w:p w14:paraId="7BEAE91E" w14:textId="77777777" w:rsidR="00704A6D" w:rsidRDefault="00A63FD1">
      <w:pPr>
        <w:pStyle w:val="FootnoteText"/>
      </w:pPr>
      <w:r>
        <w:rPr>
          <w:rStyle w:val="FootnoteCharacters"/>
        </w:rPr>
        <w:footnoteRef/>
      </w:r>
      <w:r>
        <w:t xml:space="preserve"> aka SB740</w:t>
      </w:r>
    </w:p>
  </w:footnote>
  <w:footnote w:id="14">
    <w:p w14:paraId="7DFE2153" w14:textId="77777777" w:rsidR="00704A6D" w:rsidRDefault="00A63FD1">
      <w:pPr>
        <w:pStyle w:val="FootnoteText"/>
      </w:pPr>
      <w:r>
        <w:rPr>
          <w:rStyle w:val="FootnoteCharacters"/>
        </w:rPr>
        <w:footnoteRef/>
      </w:r>
      <w:r>
        <w:t xml:space="preserve"> </w:t>
      </w:r>
      <w:bookmarkStart w:id="480" w:name="_bookmark11_Copy_1_Copy_1_Copy_1_Copy_1_"/>
      <w:bookmarkStart w:id="481" w:name="_bookmark12_Copy_1_Copy_1_Copy_1_Copy_1_"/>
      <w:bookmarkEnd w:id="480"/>
      <w:bookmarkEnd w:id="481"/>
      <w:r>
        <w:rPr>
          <w:w w:val="90"/>
          <w:sz w:val="20"/>
        </w:rPr>
        <w:t>Originally</w:t>
      </w:r>
      <w:r>
        <w:rPr>
          <w:spacing w:val="-1"/>
          <w:sz w:val="20"/>
        </w:rPr>
        <w:t xml:space="preserve"> </w:t>
      </w:r>
      <w:r>
        <w:rPr>
          <w:w w:val="90"/>
          <w:sz w:val="20"/>
        </w:rPr>
        <w:t>administered</w:t>
      </w:r>
      <w:r>
        <w:rPr>
          <w:spacing w:val="-1"/>
          <w:sz w:val="20"/>
        </w:rPr>
        <w:t xml:space="preserve"> </w:t>
      </w:r>
      <w:r>
        <w:rPr>
          <w:w w:val="90"/>
          <w:sz w:val="20"/>
        </w:rPr>
        <w:t>by</w:t>
      </w:r>
      <w:r>
        <w:rPr>
          <w:sz w:val="20"/>
        </w:rPr>
        <w:t xml:space="preserve"> </w:t>
      </w:r>
      <w:r>
        <w:rPr>
          <w:w w:val="90"/>
          <w:sz w:val="20"/>
        </w:rPr>
        <w:t>the</w:t>
      </w:r>
      <w:r>
        <w:rPr>
          <w:spacing w:val="-1"/>
          <w:sz w:val="20"/>
        </w:rPr>
        <w:t xml:space="preserve"> </w:t>
      </w:r>
      <w:r>
        <w:rPr>
          <w:w w:val="90"/>
          <w:sz w:val="20"/>
        </w:rPr>
        <w:t>Department</w:t>
      </w:r>
      <w:r>
        <w:rPr>
          <w:sz w:val="20"/>
        </w:rPr>
        <w:t xml:space="preserve"> </w:t>
      </w:r>
      <w:r>
        <w:rPr>
          <w:w w:val="90"/>
          <w:sz w:val="20"/>
        </w:rPr>
        <w:t>of</w:t>
      </w:r>
      <w:r>
        <w:rPr>
          <w:spacing w:val="-1"/>
          <w:sz w:val="20"/>
        </w:rPr>
        <w:t xml:space="preserve"> </w:t>
      </w:r>
      <w:r>
        <w:rPr>
          <w:w w:val="90"/>
          <w:sz w:val="20"/>
        </w:rPr>
        <w:t>Education;</w:t>
      </w:r>
      <w:r>
        <w:rPr>
          <w:sz w:val="20"/>
        </w:rPr>
        <w:t xml:space="preserve"> </w:t>
      </w:r>
      <w:r>
        <w:rPr>
          <w:w w:val="90"/>
          <w:sz w:val="20"/>
        </w:rPr>
        <w:t>now</w:t>
      </w:r>
      <w:r>
        <w:rPr>
          <w:spacing w:val="-1"/>
          <w:sz w:val="20"/>
        </w:rPr>
        <w:t xml:space="preserve"> </w:t>
      </w:r>
      <w:r>
        <w:rPr>
          <w:w w:val="90"/>
          <w:sz w:val="20"/>
        </w:rPr>
        <w:t>administered</w:t>
      </w:r>
      <w:r>
        <w:rPr>
          <w:sz w:val="20"/>
        </w:rPr>
        <w:t xml:space="preserve"> </w:t>
      </w:r>
      <w:r>
        <w:rPr>
          <w:w w:val="90"/>
          <w:sz w:val="20"/>
        </w:rPr>
        <w:t>by</w:t>
      </w:r>
      <w:r>
        <w:rPr>
          <w:spacing w:val="-1"/>
          <w:sz w:val="20"/>
        </w:rPr>
        <w:t xml:space="preserve"> </w:t>
      </w:r>
      <w:r>
        <w:rPr>
          <w:w w:val="90"/>
          <w:sz w:val="20"/>
        </w:rPr>
        <w:t>the</w:t>
      </w:r>
      <w:r>
        <w:rPr>
          <w:sz w:val="20"/>
        </w:rPr>
        <w:t xml:space="preserve"> </w:t>
      </w:r>
      <w:r>
        <w:rPr>
          <w:w w:val="90"/>
          <w:sz w:val="20"/>
        </w:rPr>
        <w:t>California</w:t>
      </w:r>
      <w:r>
        <w:rPr>
          <w:spacing w:val="-1"/>
          <w:sz w:val="20"/>
        </w:rPr>
        <w:t xml:space="preserve"> </w:t>
      </w:r>
      <w:r>
        <w:rPr>
          <w:w w:val="90"/>
          <w:sz w:val="20"/>
        </w:rPr>
        <w:t>State</w:t>
      </w:r>
      <w:r>
        <w:rPr>
          <w:sz w:val="20"/>
        </w:rPr>
        <w:t xml:space="preserve"> </w:t>
      </w:r>
      <w:r>
        <w:rPr>
          <w:spacing w:val="-2"/>
          <w:w w:val="90"/>
          <w:sz w:val="20"/>
        </w:rPr>
        <w:t>Treasurer.</w:t>
      </w:r>
    </w:p>
  </w:footnote>
  <w:footnote w:id="15">
    <w:p w14:paraId="1951700E" w14:textId="77777777" w:rsidR="00704A6D" w:rsidRDefault="00A63FD1">
      <w:pPr>
        <w:pStyle w:val="FootnoteText"/>
      </w:pPr>
      <w:r>
        <w:rPr>
          <w:rStyle w:val="FootnoteCharacters"/>
        </w:rPr>
        <w:footnoteRef/>
      </w:r>
      <w:r>
        <w:t xml:space="preserve"> </w:t>
      </w:r>
      <w:r>
        <w:rPr>
          <w:sz w:val="22"/>
          <w:szCs w:val="22"/>
        </w:rPr>
        <w:t xml:space="preserve">The specification for which communities are considered low-income is complicated as is obtaining the credits </w:t>
      </w:r>
      <w:r>
        <w:rPr>
          <w:sz w:val="22"/>
          <w:szCs w:val="22"/>
        </w:rPr>
        <w:t>themselves.</w:t>
      </w:r>
    </w:p>
  </w:footnote>
  <w:footnote w:id="16">
    <w:p w14:paraId="64448926" w14:textId="77777777" w:rsidR="00704A6D" w:rsidRDefault="00A63FD1">
      <w:pPr>
        <w:pStyle w:val="FootnoteText"/>
      </w:pPr>
      <w:r>
        <w:rPr>
          <w:rStyle w:val="FootnoteCharacters"/>
        </w:rPr>
        <w:footnoteRef/>
      </w:r>
      <w:r>
        <w:t xml:space="preserve"> It must be noted that Rocketship Education and all of its related entities are non-profit, public benefit entities that are strictly prohibited from distributing any of their assets to private individuals … at least in theory. And so far, not</w:t>
      </w:r>
      <w:r>
        <w:t xml:space="preserve">hing has been discovered that is illegal for Rocketship to have done or not done. So, a big question remains: Why has Rocketship so assiduously pursued being profitable? Further research is needed to clarify this question. </w:t>
      </w:r>
    </w:p>
  </w:footnote>
  <w:footnote w:id="17">
    <w:p w14:paraId="344E5C42" w14:textId="77777777" w:rsidR="00704A6D" w:rsidRDefault="00A63FD1">
      <w:pPr>
        <w:pStyle w:val="FootnoteText"/>
      </w:pPr>
      <w:r>
        <w:rPr>
          <w:rStyle w:val="FootnoteCharacters"/>
        </w:rPr>
        <w:footnoteRef/>
      </w:r>
      <w:r>
        <w:t xml:space="preserve"> See Education Code </w:t>
      </w:r>
      <w:r>
        <w:rPr>
          <w:rFonts w:ascii="Alegreya" w:hAnsi="Alegreya"/>
        </w:rPr>
        <w:t>§</w:t>
      </w:r>
      <w:proofErr w:type="gramStart"/>
      <w:r>
        <w:t>47610  and</w:t>
      </w:r>
      <w:proofErr w:type="gramEnd"/>
      <w:r>
        <w:t xml:space="preserve"> the California </w:t>
      </w:r>
      <w:hyperlink r:id="rId2">
        <w:r>
          <w:rPr>
            <w:rStyle w:val="Hyperlink"/>
          </w:rPr>
          <w:t>Department of Education, Charter School FAQ Section 4</w:t>
        </w:r>
      </w:hyperlink>
      <w:r>
        <w:t xml:space="preserve"> for details.</w:t>
      </w:r>
    </w:p>
  </w:footnote>
  <w:footnote w:id="18">
    <w:p w14:paraId="3D362791" w14:textId="77777777" w:rsidR="00704A6D" w:rsidRDefault="00A63FD1">
      <w:pPr>
        <w:pStyle w:val="FootnoteText"/>
      </w:pPr>
      <w:r>
        <w:rPr>
          <w:rStyle w:val="FootnoteCharacters"/>
        </w:rPr>
        <w:footnoteRef/>
      </w:r>
      <w:r>
        <w:t xml:space="preserve"> What makes less sense is not also exempting TPSs from most of the Education Code. If it’s good for charter</w:t>
      </w:r>
      <w:r>
        <w:t xml:space="preserve"> schools, then why is it not also good for TPSs? Both share the same students (demographically speaking) and the same general goals.</w:t>
      </w:r>
    </w:p>
  </w:footnote>
  <w:footnote w:id="19">
    <w:p w14:paraId="6198CC7A" w14:textId="77777777" w:rsidR="00704A6D" w:rsidRDefault="00A63FD1">
      <w:pPr>
        <w:pStyle w:val="FootnoteText"/>
      </w:pPr>
      <w:r>
        <w:rPr>
          <w:rStyle w:val="FootnoteCharacters"/>
        </w:rPr>
        <w:footnoteRef/>
      </w:r>
      <w:r>
        <w:t xml:space="preserve"> Many school districts use a pedagogical technique called differentiated instruction which also accomplishes the goal </w:t>
      </w:r>
      <w:r>
        <w:t>offering individualized instruction at the right time.</w:t>
      </w:r>
    </w:p>
  </w:footnote>
  <w:footnote w:id="20">
    <w:p w14:paraId="3DE94641" w14:textId="77777777" w:rsidR="00704A6D" w:rsidRDefault="00A63FD1">
      <w:pPr>
        <w:pStyle w:val="FootnoteText"/>
      </w:pPr>
      <w:r>
        <w:rPr>
          <w:rStyle w:val="FootnoteCharacters"/>
        </w:rPr>
        <w:footnoteRef/>
      </w:r>
      <w:r>
        <w:t xml:space="preserve"> Alex Molnar and many other researchers at the University of Colorado, Boulder have reported on virtual schools annually since 2013, and the results are uniformly terrible. Virtual schools not sponsor</w:t>
      </w:r>
      <w:r>
        <w:t>ed by a TPS do not do as well as TPSs, and some should be closed down immediately. For an example report, see Molnar, A. et al (2023).</w:t>
      </w:r>
    </w:p>
  </w:footnote>
  <w:footnote w:id="21">
    <w:p w14:paraId="3938EE9A" w14:textId="77777777" w:rsidR="00704A6D" w:rsidRDefault="00A63FD1">
      <w:pPr>
        <w:pStyle w:val="FootnoteText"/>
      </w:pPr>
      <w:r>
        <w:rPr>
          <w:rStyle w:val="FootnoteCharacters"/>
        </w:rPr>
        <w:footnoteRef/>
      </w:r>
      <w:r>
        <w:t xml:space="preserve"> Sort of. For-profit charter schools still exist, but they are doomed. New charter schools or renewing charter schools m</w:t>
      </w:r>
      <w:r>
        <w:t xml:space="preserve">ust be non-profit, public benefit entities after </w:t>
      </w:r>
      <w:hyperlink r:id="rId3">
        <w:r>
          <w:rPr>
            <w:rStyle w:val="Hyperlink"/>
          </w:rPr>
          <w:t>AB406</w:t>
        </w:r>
      </w:hyperlink>
      <w:r>
        <w:t>, effective 01 Jul 2019, became law.</w:t>
      </w:r>
    </w:p>
  </w:footnote>
  <w:footnote w:id="22">
    <w:p w14:paraId="58264C41" w14:textId="77777777" w:rsidR="00704A6D" w:rsidRDefault="00A63FD1">
      <w:pPr>
        <w:pStyle w:val="FootnoteText"/>
      </w:pPr>
      <w:r>
        <w:rPr>
          <w:rStyle w:val="FootnoteCharacters"/>
        </w:rPr>
        <w:footnoteRef/>
      </w:r>
      <w:r>
        <w:t xml:space="preserve"> Here, “ownership chain” means when one or more entities own </w:t>
      </w:r>
      <w:r>
        <w:t>(part of) another entity which is in turn owned by one or more entities, etc.</w:t>
      </w:r>
    </w:p>
  </w:footnote>
  <w:footnote w:id="23">
    <w:p w14:paraId="5048504D" w14:textId="77777777" w:rsidR="00704A6D" w:rsidRDefault="00A63FD1">
      <w:pPr>
        <w:pStyle w:val="FootnoteText"/>
      </w:pPr>
      <w:r>
        <w:rPr>
          <w:rStyle w:val="FootnoteCharacters"/>
        </w:rPr>
        <w:footnoteRef/>
      </w:r>
      <w:r>
        <w:t xml:space="preserve"> Kansas and Maryland don’t automatically exempt charter schools from their education code, but do allow specifically requested exemptions if granted.</w:t>
      </w:r>
    </w:p>
  </w:footnote>
  <w:footnote w:id="24">
    <w:p w14:paraId="013D6907" w14:textId="77777777" w:rsidR="00704A6D" w:rsidRDefault="00A63FD1">
      <w:pPr>
        <w:pStyle w:val="FootnoteText"/>
      </w:pPr>
      <w:r>
        <w:rPr>
          <w:rStyle w:val="FootnoteCharacters"/>
        </w:rPr>
        <w:footnoteRef/>
      </w:r>
      <w:r>
        <w:t xml:space="preserve"> “Garcia (2018) says that </w:t>
      </w:r>
      <w:r>
        <w:t xml:space="preserve">“some charter schools perform well compared to district public schools, many perform about </w:t>
      </w:r>
      <w:proofErr w:type="gramStart"/>
      <w:r>
        <w:t>the  same</w:t>
      </w:r>
      <w:proofErr w:type="gramEnd"/>
      <w:r>
        <w:t>, and others underperform relative to district public schools” (p.115).</w:t>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BD">
    <w15:presenceInfo w15:providerId="None" w15:userId="AB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trackRevisions/>
  <w:defaultTabStop w:val="643"/>
  <w:autoHyphenation/>
  <w:doNotHyphenateCaps/>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704A6D"/>
    <w:rsid w:val="000270B1"/>
    <w:rsid w:val="002B0D3A"/>
    <w:rsid w:val="002F5382"/>
    <w:rsid w:val="00303D35"/>
    <w:rsid w:val="00330594"/>
    <w:rsid w:val="003B427A"/>
    <w:rsid w:val="003C2CEC"/>
    <w:rsid w:val="00400BB8"/>
    <w:rsid w:val="00482D6A"/>
    <w:rsid w:val="004B7EF2"/>
    <w:rsid w:val="004C6E4B"/>
    <w:rsid w:val="00634D5C"/>
    <w:rsid w:val="006C2AA1"/>
    <w:rsid w:val="006C5BD7"/>
    <w:rsid w:val="00704A6D"/>
    <w:rsid w:val="00753B74"/>
    <w:rsid w:val="007C4A99"/>
    <w:rsid w:val="007D674E"/>
    <w:rsid w:val="00977996"/>
    <w:rsid w:val="00A06104"/>
    <w:rsid w:val="00A63FD1"/>
    <w:rsid w:val="00A8021A"/>
    <w:rsid w:val="00B1460A"/>
    <w:rsid w:val="00B906E2"/>
    <w:rsid w:val="00BC15D5"/>
    <w:rsid w:val="00DD14A8"/>
    <w:rsid w:val="00E567D0"/>
    <w:rsid w:val="00E63E6B"/>
    <w:rsid w:val="00E83F08"/>
    <w:rsid w:val="00EC0009"/>
    <w:rsid w:val="00F35FDB"/>
    <w:rsid w:val="00F93441"/>
    <w:rsid w:val="00FA0917"/>
    <w:rsid w:val="00FD095B"/>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3C861"/>
  <w15:docId w15:val="{76DB730B-1407-417A-A5E3-CB769C70E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BodyText"/>
    <w:qFormat/>
    <w:pPr>
      <w:spacing w:line="360" w:lineRule="auto"/>
      <w:ind w:right="360"/>
    </w:pPr>
    <w:rPr>
      <w:rFonts w:ascii="Alegreya:liga&amp;onum=1" w:eastAsia="Palatino Linotype" w:hAnsi="Alegreya:liga&amp;onum=1" w:cs="Palatino Linotype"/>
      <w:sz w:val="26"/>
    </w:rPr>
  </w:style>
  <w:style w:type="paragraph" w:styleId="Heading1">
    <w:name w:val="heading 1"/>
    <w:basedOn w:val="Heading"/>
    <w:next w:val="Normal"/>
    <w:uiPriority w:val="9"/>
    <w:qFormat/>
    <w:pPr>
      <w:spacing w:before="230" w:after="0"/>
      <w:outlineLvl w:val="0"/>
    </w:pPr>
    <w:rPr>
      <w:rFonts w:ascii="Alegreya Sans" w:eastAsia="Arial" w:hAnsi="Alegreya Sans" w:cs="Arial"/>
      <w:b/>
      <w:bCs/>
      <w:sz w:val="36"/>
      <w:szCs w:val="34"/>
    </w:rPr>
  </w:style>
  <w:style w:type="paragraph" w:styleId="Heading2">
    <w:name w:val="heading 2"/>
    <w:basedOn w:val="Heading"/>
    <w:next w:val="Normal"/>
    <w:uiPriority w:val="9"/>
    <w:unhideWhenUsed/>
    <w:qFormat/>
    <w:pPr>
      <w:suppressAutoHyphens w:val="0"/>
      <w:spacing w:before="115" w:after="115"/>
      <w:ind w:right="0"/>
      <w:outlineLvl w:val="1"/>
    </w:pPr>
    <w:rPr>
      <w:rFonts w:ascii="Alegreya Sans" w:eastAsia="Arial" w:hAnsi="Alegreya Sans" w:cs="Arial"/>
      <w:b/>
      <w:bCs/>
      <w:sz w:val="30"/>
    </w:rPr>
  </w:style>
  <w:style w:type="paragraph" w:styleId="Heading5">
    <w:name w:val="heading 5"/>
    <w:basedOn w:val="Heading"/>
    <w:next w:val="BodyText"/>
    <w:uiPriority w:val="9"/>
    <w:semiHidden/>
    <w:unhideWhenUsed/>
    <w:qFormat/>
    <w:pPr>
      <w:spacing w:before="120" w:after="60"/>
      <w:outlineLvl w:val="4"/>
    </w:pPr>
    <w:rPr>
      <w:rFonts w:ascii="Liberation Serif" w:eastAsia="DejaVu Sans" w:hAnsi="Liberation Serif" w:cs="DejaVu Sans"/>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character" w:customStyle="1" w:styleId="CaptionCharacters">
    <w:name w:val="Caption Characters"/>
    <w:qFormat/>
  </w:style>
  <w:style w:type="character" w:customStyle="1" w:styleId="NumberingSymbols">
    <w:name w:val="Numbering Symbols"/>
    <w:qFormat/>
  </w:style>
  <w:style w:type="character" w:styleId="LineNumber">
    <w:name w:val="line number"/>
  </w:style>
  <w:style w:type="paragraph" w:customStyle="1" w:styleId="Heading">
    <w:name w:val="Heading"/>
    <w:basedOn w:val="Normal"/>
    <w:next w:val="BodyText"/>
    <w:qFormat/>
    <w:pPr>
      <w:keepNext/>
      <w:spacing w:before="240" w:after="120"/>
    </w:pPr>
    <w:rPr>
      <w:rFonts w:ascii="Alegreya Sans:liga" w:eastAsia="Microsoft YaHei" w:hAnsi="Alegreya Sans:liga" w:cs="Lucida Sans"/>
      <w:sz w:val="28"/>
      <w:szCs w:val="28"/>
    </w:rPr>
  </w:style>
  <w:style w:type="paragraph" w:styleId="BodyText">
    <w:name w:val="Body Text"/>
    <w:basedOn w:val="Normal"/>
    <w:uiPriority w:val="1"/>
    <w:qFormat/>
    <w:pPr>
      <w:widowControl w:val="0"/>
      <w:spacing w:before="6"/>
      <w:ind w:right="0" w:firstLine="360"/>
    </w:pPr>
    <w:rPr>
      <w:szCs w:val="24"/>
    </w:r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itle">
    <w:name w:val="Title"/>
    <w:basedOn w:val="Normal"/>
    <w:uiPriority w:val="10"/>
    <w:qFormat/>
    <w:pPr>
      <w:spacing w:line="526" w:lineRule="exact"/>
      <w:ind w:right="18"/>
      <w:jc w:val="center"/>
    </w:pPr>
    <w:rPr>
      <w:rFonts w:ascii="Palatino Linotype" w:hAnsi="Palatino Linotype"/>
      <w:sz w:val="41"/>
      <w:szCs w:val="4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customStyle="1" w:styleId="HeaderandFooter">
    <w:name w:val="Header and Footer"/>
    <w:basedOn w:val="Normal"/>
    <w:qFormat/>
  </w:style>
  <w:style w:type="paragraph" w:styleId="Footer">
    <w:name w:val="footer"/>
    <w:basedOn w:val="HeaderandFooter"/>
  </w:style>
  <w:style w:type="paragraph" w:customStyle="1" w:styleId="FrameContents">
    <w:name w:val="Frame Contents"/>
    <w:basedOn w:val="Normal"/>
    <w:qFormat/>
  </w:style>
  <w:style w:type="paragraph" w:styleId="FootnoteText">
    <w:name w:val="footnote text"/>
    <w:basedOn w:val="Normal"/>
    <w:autoRedefine/>
    <w:pPr>
      <w:suppressLineNumbers/>
      <w:spacing w:line="240" w:lineRule="auto"/>
      <w:ind w:right="0"/>
    </w:pPr>
    <w:rPr>
      <w:sz w:val="18"/>
      <w:szCs w:val="18"/>
    </w:rPr>
  </w:style>
  <w:style w:type="paragraph" w:styleId="EndnoteText">
    <w:name w:val="endnote text"/>
    <w:basedOn w:val="Normal"/>
    <w:pPr>
      <w:suppressLineNumbers/>
      <w:ind w:left="340" w:hanging="340"/>
    </w:pPr>
    <w:rPr>
      <w:sz w:val="20"/>
      <w:szCs w:val="20"/>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Table">
    <w:name w:val="Table"/>
    <w:basedOn w:val="Caption"/>
    <w:qFormat/>
    <w:pPr>
      <w:keepNext/>
    </w:pPr>
  </w:style>
  <w:style w:type="paragraph" w:customStyle="1" w:styleId="Default">
    <w:name w:val="Default"/>
    <w:basedOn w:val="Heading1"/>
    <w:qFormat/>
  </w:style>
  <w:style w:type="paragraph" w:customStyle="1" w:styleId="Reference">
    <w:name w:val="Reference"/>
    <w:basedOn w:val="Normal"/>
    <w:qFormat/>
    <w:pPr>
      <w:spacing w:after="173" w:line="240" w:lineRule="auto"/>
      <w:ind w:left="720" w:right="137"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theme" Target="theme/theme1.xml"/><Relationship Id="rId5" Type="http://schemas.openxmlformats.org/officeDocument/2006/relationships/endnotes" Target="endnotes.xml"/><Relationship Id="rId10" Type="http://schemas.microsoft.com/office/2011/relationships/people" Target="people.xml"/><Relationship Id="rId4" Type="http://schemas.openxmlformats.org/officeDocument/2006/relationships/footnotes" Target="footnote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leginfo.legislature.ca.gov/faces/billNavClient.xhtml?bill_id=201720180AB406" TargetMode="External"/><Relationship Id="rId2" Type="http://schemas.openxmlformats.org/officeDocument/2006/relationships/hyperlink" Target="https://www.cde.ca.gov/sp/ch/qandasec4rev.asp" TargetMode="External"/><Relationship Id="rId1" Type="http://schemas.openxmlformats.org/officeDocument/2006/relationships/hyperlink" Target="https://charterlibrary.org/search/?_state=ca&amp;_year=1992"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22</Pages>
  <Words>6731</Words>
  <Characters>38367</Characters>
  <Application>Microsoft Office Word</Application>
  <DocSecurity>0</DocSecurity>
  <Lines>319</Lines>
  <Paragraphs>90</Paragraphs>
  <ScaleCrop>false</ScaleCrop>
  <Company/>
  <LinksUpToDate>false</LinksUpToDate>
  <CharactersWithSpaces>45008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Arnold B Danzig</dc:creator>
  <cp:lastModifiedBy>ABD</cp:lastModifiedBy>
  <cp:revision>33</cp:revision>
  <dcterms:created xsi:type="dcterms:W3CDTF">2024-05-01T02:45:00Z</dcterms:created>
  <dcterms:modified xsi:type="dcterms:W3CDTF">2024-05-01T03:25:00Z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2024-04-26T05:31:53Z</dcterms:created>
  <dc:creator>Vladimir G. Ivanović</dc:creator>
  <dc:description/>
  <cp:keywords>Rocketship Education education public policy</cp:keywords>
  <dc:language>en-US</dc:language>
  <cp:lastModifiedBy>Vladimir Ivanović</cp:lastModifiedBy>
  <cp:lastPrinted>2024-04-29T14:59:43Z</cp:lastPrinted>
  <dcterms:modified xsi:type="dcterms:W3CDTF">2024-04-30T13:45:14Z</dcterms:modified>
  <cp:revision>27</cp:revision>
  <dc:subject/>
  <dc:title>Rocketship Education: An Study of Unintended Consequences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2024-04-25T00:00:00Z</vt:filetime>
  </property>
  <property fmtid="{D5CDD505-2E9C-101B-9397-08002B2CF9AE}" pid="3" name="Creator">
    <vt:lpwstr>LaTeX with hyperref</vt:lpwstr>
  </property>
  <property fmtid="{D5CDD505-2E9C-101B-9397-08002B2CF9AE}" pid="4" name="Language">
    <vt:lpwstr>en-US</vt:lpwstr>
  </property>
  <property fmtid="{D5CDD505-2E9C-101B-9397-08002B2CF9AE}" pid="5" name="LastSaved">
    <vt:filetime>2024-04-26T00:00:00Z</vt:filetime>
  </property>
  <property fmtid="{D5CDD505-2E9C-101B-9397-08002B2CF9AE}" pid="6" name="PTEX.FullBanner">
    <vt:lpwstr>This is LuaHBTeX, Version 1.18.0 (TeX Live 2024)</vt:lpwstr>
  </property>
  <property fmtid="{D5CDD505-2E9C-101B-9397-08002B2CF9AE}" pid="7" name="Producer">
    <vt:lpwstr>LuaTeX-1.18.0</vt:lpwstr>
  </property>
  <property fmtid="{D5CDD505-2E9C-101B-9397-08002B2CF9AE}" pid="8" name="Version">
    <vt:lpwstr>0.0.82</vt:lpwstr>
  </property>
</Properties>
</file>